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18" w:type="dxa"/>
        <w:tblLook w:val="04A0" w:firstRow="1" w:lastRow="0" w:firstColumn="1" w:lastColumn="0" w:noHBand="0" w:noVBand="1"/>
      </w:tblPr>
      <w:tblGrid>
        <w:gridCol w:w="7218"/>
        <w:gridCol w:w="3600"/>
      </w:tblGrid>
      <w:tr w:rsidR="00406194" w:rsidRPr="00106592" w14:paraId="7FF022A7" w14:textId="77777777" w:rsidTr="3DB65BBC">
        <w:tc>
          <w:tcPr>
            <w:tcW w:w="7218" w:type="dxa"/>
          </w:tcPr>
          <w:p w14:paraId="666EEE37" w14:textId="77777777" w:rsidR="00406194" w:rsidRPr="00106592" w:rsidRDefault="004814E3" w:rsidP="00406194">
            <w:r>
              <w:rPr>
                <w:noProof/>
              </w:rPr>
              <w:drawing>
                <wp:inline distT="0" distB="0" distL="0" distR="0" wp14:anchorId="6452F081" wp14:editId="2DC46079">
                  <wp:extent cx="2258060" cy="9144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rcRect l="12486" t="27986" r="7355" b="20137"/>
                          <a:stretch>
                            <a:fillRect/>
                          </a:stretch>
                        </pic:blipFill>
                        <pic:spPr>
                          <a:xfrm>
                            <a:off x="0" y="0"/>
                            <a:ext cx="2258060" cy="914400"/>
                          </a:xfrm>
                          <a:prstGeom prst="rect">
                            <a:avLst/>
                          </a:prstGeom>
                        </pic:spPr>
                      </pic:pic>
                    </a:graphicData>
                  </a:graphic>
                </wp:inline>
              </w:drawing>
            </w:r>
          </w:p>
        </w:tc>
        <w:tc>
          <w:tcPr>
            <w:tcW w:w="3600" w:type="dxa"/>
            <w:vAlign w:val="center"/>
          </w:tcPr>
          <w:p w14:paraId="48B5A040" w14:textId="4AFAB50D" w:rsidR="00406194" w:rsidRPr="00106592" w:rsidRDefault="00406194" w:rsidP="00406194">
            <w:pPr>
              <w:pStyle w:val="ContactInfo"/>
              <w:rPr>
                <w:rFonts w:ascii="Arial (W1)" w:hAnsi="Arial (W1)"/>
                <w:b/>
                <w:sz w:val="20"/>
                <w:szCs w:val="20"/>
              </w:rPr>
            </w:pPr>
            <w:r w:rsidRPr="00106592">
              <w:rPr>
                <w:rFonts w:ascii="Arial (W1)" w:hAnsi="Arial (W1)"/>
                <w:b/>
                <w:sz w:val="20"/>
                <w:szCs w:val="20"/>
              </w:rPr>
              <w:t>2</w:t>
            </w:r>
            <w:r w:rsidR="00AA186A">
              <w:rPr>
                <w:rFonts w:ascii="Arial (W1)" w:hAnsi="Arial (W1)"/>
                <w:b/>
                <w:sz w:val="20"/>
                <w:szCs w:val="20"/>
              </w:rPr>
              <w:t>608</w:t>
            </w:r>
            <w:r w:rsidRPr="00106592">
              <w:rPr>
                <w:rFonts w:ascii="Arial (W1)" w:hAnsi="Arial (W1)"/>
                <w:b/>
                <w:sz w:val="20"/>
                <w:szCs w:val="20"/>
              </w:rPr>
              <w:t xml:space="preserve"> SE </w:t>
            </w:r>
            <w:r w:rsidR="00AA186A">
              <w:rPr>
                <w:rFonts w:ascii="Arial (W1)" w:hAnsi="Arial (W1)"/>
                <w:b/>
                <w:sz w:val="20"/>
                <w:szCs w:val="20"/>
              </w:rPr>
              <w:t>J</w:t>
            </w:r>
            <w:r w:rsidRPr="00106592">
              <w:rPr>
                <w:rFonts w:ascii="Arial (W1)" w:hAnsi="Arial (W1)"/>
                <w:b/>
                <w:sz w:val="20"/>
                <w:szCs w:val="20"/>
              </w:rPr>
              <w:t xml:space="preserve"> Street</w:t>
            </w:r>
          </w:p>
          <w:p w14:paraId="7AD1A325" w14:textId="0F00974C" w:rsidR="00406194" w:rsidRPr="00106592" w:rsidRDefault="00406194" w:rsidP="00406194">
            <w:pPr>
              <w:pStyle w:val="ContactInfo"/>
              <w:rPr>
                <w:rFonts w:ascii="Arial (W1)" w:hAnsi="Arial (W1)"/>
                <w:b/>
                <w:sz w:val="20"/>
                <w:szCs w:val="20"/>
              </w:rPr>
            </w:pPr>
            <w:r w:rsidRPr="00106592">
              <w:rPr>
                <w:rFonts w:ascii="Arial (W1)" w:hAnsi="Arial (W1)"/>
                <w:b/>
                <w:sz w:val="20"/>
                <w:szCs w:val="20"/>
              </w:rPr>
              <w:t>Bentonville, AR 72716-</w:t>
            </w:r>
            <w:r w:rsidR="00AA186A">
              <w:rPr>
                <w:rFonts w:ascii="Arial (W1)" w:hAnsi="Arial (W1)"/>
                <w:b/>
                <w:sz w:val="20"/>
                <w:szCs w:val="20"/>
              </w:rPr>
              <w:t>5510</w:t>
            </w:r>
          </w:p>
          <w:p w14:paraId="576CB1DC" w14:textId="77777777" w:rsidR="00406194" w:rsidRPr="00106592" w:rsidRDefault="00406194" w:rsidP="00011754">
            <w:pPr>
              <w:pStyle w:val="ContactInfo"/>
              <w:rPr>
                <w:rFonts w:ascii="Arial (W1)" w:hAnsi="Arial (W1)"/>
                <w:sz w:val="28"/>
                <w:szCs w:val="28"/>
              </w:rPr>
            </w:pPr>
            <w:r w:rsidRPr="00106592">
              <w:rPr>
                <w:rFonts w:ascii="Arial (W1)" w:hAnsi="Arial (W1)"/>
                <w:b/>
                <w:sz w:val="20"/>
                <w:szCs w:val="20"/>
              </w:rPr>
              <w:t>walmartrealty.com</w:t>
            </w:r>
          </w:p>
        </w:tc>
      </w:tr>
    </w:tbl>
    <w:p w14:paraId="3A6E69CA" w14:textId="77777777" w:rsidR="00520F3A" w:rsidRPr="00106592" w:rsidRDefault="00520F3A" w:rsidP="006940FF">
      <w:pPr>
        <w:ind w:left="-360"/>
        <w:jc w:val="center"/>
        <w:rPr>
          <w:rFonts w:ascii="Arial" w:hAnsi="Arial" w:cs="Times New (W1)"/>
          <w:b/>
          <w:caps/>
          <w:sz w:val="28"/>
          <w:szCs w:val="28"/>
          <w:u w:val="single"/>
        </w:rPr>
      </w:pPr>
    </w:p>
    <w:p w14:paraId="38DD2D72" w14:textId="77777777" w:rsidR="00145B77" w:rsidRPr="00106592" w:rsidRDefault="006940FF" w:rsidP="006940FF">
      <w:pPr>
        <w:ind w:left="-360"/>
        <w:jc w:val="center"/>
        <w:rPr>
          <w:rFonts w:ascii="Arial" w:hAnsi="Arial" w:cs="Times New (W1)"/>
          <w:b/>
          <w:caps/>
          <w:sz w:val="28"/>
          <w:szCs w:val="28"/>
          <w:u w:val="single"/>
        </w:rPr>
      </w:pPr>
      <w:r w:rsidRPr="00106592">
        <w:rPr>
          <w:rFonts w:ascii="Arial" w:hAnsi="Arial" w:cs="Times New (W1)"/>
          <w:b/>
          <w:caps/>
          <w:sz w:val="28"/>
          <w:szCs w:val="28"/>
          <w:u w:val="single"/>
        </w:rPr>
        <w:t>Purchaser’s Letter of Intent</w:t>
      </w:r>
    </w:p>
    <w:p w14:paraId="182537B2" w14:textId="77777777" w:rsidR="002C1A84" w:rsidRPr="00106592" w:rsidRDefault="002C1A84" w:rsidP="002C1A84">
      <w:pPr>
        <w:ind w:left="-360"/>
        <w:jc w:val="center"/>
        <w:rPr>
          <w:rFonts w:ascii="Arial" w:hAnsi="Arial" w:cs="Times New (W1)"/>
          <w:b/>
          <w:caps/>
          <w:sz w:val="28"/>
          <w:szCs w:val="28"/>
          <w:u w:val="single"/>
        </w:rPr>
      </w:pPr>
      <w:r w:rsidRPr="00106592">
        <w:rPr>
          <w:rFonts w:ascii="Arial" w:hAnsi="Arial" w:cs="Times New (W1)"/>
          <w:b/>
          <w:caps/>
          <w:sz w:val="28"/>
          <w:szCs w:val="28"/>
          <w:u w:val="single"/>
        </w:rPr>
        <w:t>Carveout SALE</w:t>
      </w:r>
    </w:p>
    <w:p w14:paraId="66D673DD" w14:textId="77777777" w:rsidR="00406194" w:rsidRPr="00106592" w:rsidRDefault="00406194" w:rsidP="006940FF">
      <w:pPr>
        <w:jc w:val="center"/>
        <w:rPr>
          <w:sz w:val="22"/>
          <w:szCs w:val="22"/>
        </w:rPr>
      </w:pPr>
      <w:r w:rsidRPr="00106592">
        <w:rPr>
          <w:b/>
          <w:color w:val="FF0000"/>
          <w:sz w:val="22"/>
          <w:szCs w:val="22"/>
          <w:u w:val="single"/>
        </w:rPr>
        <w:t xml:space="preserve">PLEASE </w:t>
      </w:r>
      <w:r w:rsidR="00A01F4C" w:rsidRPr="00106592">
        <w:rPr>
          <w:b/>
          <w:color w:val="FF0000"/>
          <w:sz w:val="22"/>
          <w:szCs w:val="22"/>
          <w:u w:val="single"/>
        </w:rPr>
        <w:t xml:space="preserve">REDLINE THIS LOI AND </w:t>
      </w:r>
      <w:r w:rsidRPr="00106592">
        <w:rPr>
          <w:b/>
          <w:color w:val="FF0000"/>
          <w:sz w:val="22"/>
          <w:szCs w:val="22"/>
          <w:u w:val="single"/>
        </w:rPr>
        <w:t xml:space="preserve">E-MAIL TO THE </w:t>
      </w:r>
      <w:r w:rsidR="00A01F4C" w:rsidRPr="00106592">
        <w:rPr>
          <w:b/>
          <w:color w:val="FF0000"/>
          <w:sz w:val="22"/>
          <w:szCs w:val="22"/>
          <w:u w:val="single"/>
        </w:rPr>
        <w:t xml:space="preserve">LISTING </w:t>
      </w:r>
      <w:r w:rsidR="006940FF" w:rsidRPr="00106592">
        <w:rPr>
          <w:b/>
          <w:color w:val="FF0000"/>
          <w:sz w:val="22"/>
          <w:szCs w:val="22"/>
          <w:u w:val="single"/>
        </w:rPr>
        <w:t xml:space="preserve">WALMART </w:t>
      </w:r>
      <w:r w:rsidR="00C86CD1" w:rsidRPr="00106592">
        <w:rPr>
          <w:b/>
          <w:color w:val="FF0000"/>
          <w:sz w:val="22"/>
          <w:szCs w:val="22"/>
          <w:u w:val="single"/>
        </w:rPr>
        <w:t>REAL ESTATE MANAGER</w:t>
      </w:r>
    </w:p>
    <w:p w14:paraId="4C27DB12" w14:textId="77777777" w:rsidR="00145B77" w:rsidRPr="00106592" w:rsidRDefault="00145B77" w:rsidP="00145B77">
      <w:pPr>
        <w:ind w:left="-360"/>
        <w:jc w:val="center"/>
        <w:rPr>
          <w:rFonts w:ascii="Arial" w:hAnsi="Arial" w:cs="Times New (W1)"/>
          <w:b/>
          <w:caps/>
          <w:sz w:val="16"/>
          <w:szCs w:val="16"/>
        </w:rPr>
      </w:pPr>
    </w:p>
    <w:p w14:paraId="300C300F" w14:textId="77777777" w:rsidR="00406194" w:rsidRPr="00106592" w:rsidRDefault="00B67C9B" w:rsidP="00406194">
      <w:pPr>
        <w:rPr>
          <w:rFonts w:ascii="Arial" w:hAnsi="Arial"/>
          <w:b/>
          <w:color w:val="000000"/>
          <w:sz w:val="24"/>
          <w:szCs w:val="24"/>
          <w:u w:val="single"/>
        </w:rPr>
      </w:pPr>
      <w:r w:rsidRPr="00106592">
        <w:rPr>
          <w:rFonts w:ascii="Arial" w:hAnsi="Arial"/>
          <w:b/>
          <w:color w:val="000000"/>
          <w:sz w:val="24"/>
          <w:szCs w:val="24"/>
        </w:rPr>
        <w:t xml:space="preserve">Date: </w:t>
      </w:r>
      <w:r w:rsidR="002279B2" w:rsidRPr="00106592">
        <w:rPr>
          <w:rFonts w:ascii="Arial" w:hAnsi="Arial"/>
          <w:color w:val="000000"/>
          <w:sz w:val="18"/>
          <w:szCs w:val="18"/>
          <w:u w:val="single"/>
        </w:rPr>
        <w:tab/>
      </w:r>
      <w:r w:rsidR="002279B2" w:rsidRPr="00106592">
        <w:rPr>
          <w:rFonts w:ascii="Arial" w:hAnsi="Arial"/>
          <w:color w:val="000000"/>
          <w:sz w:val="18"/>
          <w:szCs w:val="18"/>
          <w:u w:val="single"/>
        </w:rPr>
        <w:tab/>
      </w:r>
      <w:r w:rsidR="002279B2" w:rsidRPr="00106592">
        <w:rPr>
          <w:rFonts w:ascii="Arial" w:hAnsi="Arial"/>
          <w:color w:val="000000"/>
          <w:sz w:val="18"/>
          <w:szCs w:val="18"/>
          <w:u w:val="single"/>
        </w:rPr>
        <w:tab/>
      </w:r>
      <w:r w:rsidR="002279B2" w:rsidRPr="00106592">
        <w:rPr>
          <w:rFonts w:ascii="Arial" w:hAnsi="Arial"/>
          <w:b/>
          <w:color w:val="000000"/>
          <w:sz w:val="24"/>
          <w:szCs w:val="24"/>
        </w:rPr>
        <w:t xml:space="preserve">    </w:t>
      </w:r>
      <w:r w:rsidR="00406194" w:rsidRPr="00106592">
        <w:rPr>
          <w:rFonts w:ascii="Arial" w:hAnsi="Arial"/>
          <w:b/>
          <w:color w:val="000000"/>
          <w:sz w:val="24"/>
          <w:szCs w:val="24"/>
        </w:rPr>
        <w:t>Property Location</w:t>
      </w:r>
      <w:r w:rsidR="00145B77" w:rsidRPr="00106592">
        <w:rPr>
          <w:rFonts w:ascii="Arial" w:hAnsi="Arial"/>
          <w:b/>
          <w:color w:val="000000"/>
        </w:rPr>
        <w:t xml:space="preserve"> </w:t>
      </w:r>
      <w:r w:rsidR="00406194" w:rsidRPr="00106592">
        <w:rPr>
          <w:rFonts w:ascii="Arial" w:hAnsi="Arial"/>
          <w:b/>
          <w:color w:val="000000"/>
        </w:rPr>
        <w:t>(City, State</w:t>
      </w:r>
      <w:r w:rsidR="00145B77" w:rsidRPr="00106592">
        <w:rPr>
          <w:rFonts w:ascii="Arial" w:hAnsi="Arial"/>
          <w:b/>
          <w:color w:val="000000"/>
        </w:rPr>
        <w:t>,</w:t>
      </w:r>
      <w:r w:rsidR="00406194" w:rsidRPr="00106592">
        <w:rPr>
          <w:rFonts w:ascii="Arial" w:hAnsi="Arial"/>
          <w:b/>
          <w:color w:val="000000"/>
        </w:rPr>
        <w:t xml:space="preserve"> </w:t>
      </w:r>
      <w:r w:rsidRPr="00106592">
        <w:rPr>
          <w:rFonts w:ascii="Arial" w:hAnsi="Arial"/>
          <w:b/>
          <w:color w:val="000000"/>
        </w:rPr>
        <w:t xml:space="preserve">WM </w:t>
      </w:r>
      <w:r w:rsidR="00406194" w:rsidRPr="00106592">
        <w:rPr>
          <w:rFonts w:ascii="Arial" w:hAnsi="Arial"/>
          <w:b/>
          <w:color w:val="000000"/>
        </w:rPr>
        <w:t>Store #)</w:t>
      </w:r>
      <w:r w:rsidR="00406194" w:rsidRPr="00106592">
        <w:rPr>
          <w:rFonts w:ascii="Arial" w:hAnsi="Arial"/>
          <w:b/>
          <w:color w:val="000000"/>
          <w:sz w:val="24"/>
          <w:szCs w:val="24"/>
        </w:rPr>
        <w:t xml:space="preserve">:  </w:t>
      </w:r>
      <w:r w:rsidR="00145B77" w:rsidRPr="00106592">
        <w:rPr>
          <w:rFonts w:ascii="Arial" w:hAnsi="Arial"/>
          <w:color w:val="000000"/>
          <w:sz w:val="18"/>
          <w:szCs w:val="18"/>
          <w:u w:val="single"/>
        </w:rPr>
        <w:tab/>
      </w:r>
      <w:r w:rsidR="00145B77" w:rsidRPr="00106592">
        <w:rPr>
          <w:rFonts w:ascii="Arial" w:hAnsi="Arial"/>
          <w:color w:val="000000"/>
          <w:sz w:val="18"/>
          <w:szCs w:val="18"/>
          <w:u w:val="single"/>
        </w:rPr>
        <w:tab/>
      </w:r>
      <w:r w:rsidR="00145B77" w:rsidRPr="00106592">
        <w:rPr>
          <w:rFonts w:ascii="Arial" w:hAnsi="Arial"/>
          <w:color w:val="000000"/>
          <w:sz w:val="18"/>
          <w:szCs w:val="18"/>
          <w:u w:val="single"/>
        </w:rPr>
        <w:tab/>
      </w:r>
      <w:r w:rsidR="00145B77" w:rsidRPr="00106592">
        <w:rPr>
          <w:rFonts w:ascii="Arial" w:hAnsi="Arial"/>
          <w:color w:val="000000"/>
          <w:sz w:val="18"/>
          <w:szCs w:val="18"/>
          <w:u w:val="single"/>
        </w:rPr>
        <w:tab/>
      </w:r>
      <w:r w:rsidR="00145B77" w:rsidRPr="00106592">
        <w:rPr>
          <w:rFonts w:ascii="Arial" w:hAnsi="Arial"/>
          <w:color w:val="000000"/>
          <w:sz w:val="18"/>
          <w:szCs w:val="18"/>
          <w:u w:val="single"/>
        </w:rPr>
        <w:tab/>
      </w:r>
    </w:p>
    <w:p w14:paraId="5E9C8637" w14:textId="77777777" w:rsidR="00406194" w:rsidRPr="00106592" w:rsidRDefault="00406194" w:rsidP="00406194">
      <w:pPr>
        <w:rPr>
          <w:rFonts w:ascii="Arial" w:hAnsi="Arial"/>
          <w:b/>
          <w:color w:val="000000"/>
          <w:sz w:val="18"/>
          <w:szCs w:val="18"/>
          <w:u w:val="single"/>
        </w:rPr>
      </w:pPr>
    </w:p>
    <w:p w14:paraId="35D5D2DC" w14:textId="77777777" w:rsidR="00406194" w:rsidRPr="00106592" w:rsidRDefault="00406194" w:rsidP="0048357D">
      <w:pPr>
        <w:pStyle w:val="Header"/>
        <w:tabs>
          <w:tab w:val="clear" w:pos="4320"/>
          <w:tab w:val="clear" w:pos="8640"/>
        </w:tabs>
        <w:jc w:val="both"/>
        <w:rPr>
          <w:rFonts w:ascii="Arial" w:hAnsi="Arial"/>
          <w:b/>
          <w:bCs/>
          <w:color w:val="000000"/>
          <w:sz w:val="18"/>
          <w:szCs w:val="18"/>
        </w:rPr>
      </w:pPr>
      <w:r w:rsidRPr="00106592">
        <w:rPr>
          <w:rFonts w:ascii="Arial" w:hAnsi="Arial"/>
          <w:b/>
          <w:color w:val="000000"/>
          <w:sz w:val="18"/>
          <w:szCs w:val="18"/>
        </w:rPr>
        <w:t xml:space="preserve">The following proposal establishes the basic terms and conditions Purchaser </w:t>
      </w:r>
      <w:r w:rsidR="0048357D" w:rsidRPr="00106592">
        <w:rPr>
          <w:rFonts w:ascii="Arial" w:hAnsi="Arial"/>
          <w:b/>
          <w:color w:val="000000"/>
          <w:sz w:val="18"/>
          <w:szCs w:val="18"/>
        </w:rPr>
        <w:t>desires</w:t>
      </w:r>
      <w:r w:rsidRPr="00106592">
        <w:rPr>
          <w:rFonts w:ascii="Arial" w:hAnsi="Arial"/>
          <w:b/>
          <w:color w:val="000000"/>
          <w:sz w:val="18"/>
          <w:szCs w:val="18"/>
        </w:rPr>
        <w:t xml:space="preserve"> to submit</w:t>
      </w:r>
      <w:r w:rsidR="0048357D" w:rsidRPr="00106592">
        <w:rPr>
          <w:rFonts w:ascii="Arial" w:hAnsi="Arial"/>
          <w:b/>
          <w:color w:val="000000"/>
          <w:sz w:val="18"/>
          <w:szCs w:val="18"/>
        </w:rPr>
        <w:t xml:space="preserve"> </w:t>
      </w:r>
      <w:r w:rsidRPr="00106592">
        <w:rPr>
          <w:rFonts w:ascii="Arial" w:hAnsi="Arial"/>
          <w:b/>
          <w:color w:val="000000"/>
          <w:sz w:val="18"/>
          <w:szCs w:val="18"/>
        </w:rPr>
        <w:t xml:space="preserve">to the Walmart Realty Committee for review in connection </w:t>
      </w:r>
      <w:r w:rsidR="0048357D" w:rsidRPr="00106592">
        <w:rPr>
          <w:rFonts w:ascii="Arial" w:hAnsi="Arial"/>
          <w:b/>
          <w:color w:val="000000"/>
          <w:sz w:val="18"/>
          <w:szCs w:val="18"/>
        </w:rPr>
        <w:t xml:space="preserve">with the </w:t>
      </w:r>
      <w:r w:rsidRPr="00106592">
        <w:rPr>
          <w:rFonts w:ascii="Arial" w:hAnsi="Arial"/>
          <w:b/>
          <w:color w:val="000000"/>
          <w:sz w:val="18"/>
          <w:szCs w:val="18"/>
        </w:rPr>
        <w:t>purchas</w:t>
      </w:r>
      <w:r w:rsidR="0048357D" w:rsidRPr="00106592">
        <w:rPr>
          <w:rFonts w:ascii="Arial" w:hAnsi="Arial"/>
          <w:b/>
          <w:color w:val="000000"/>
          <w:sz w:val="18"/>
          <w:szCs w:val="18"/>
        </w:rPr>
        <w:t xml:space="preserve">e of land </w:t>
      </w:r>
      <w:r w:rsidRPr="00106592">
        <w:rPr>
          <w:rFonts w:ascii="Arial" w:hAnsi="Arial"/>
          <w:b/>
          <w:color w:val="000000"/>
          <w:sz w:val="18"/>
          <w:szCs w:val="18"/>
        </w:rPr>
        <w:t>at the above-referenced location.</w:t>
      </w:r>
      <w:r w:rsidR="0048357D" w:rsidRPr="00106592">
        <w:rPr>
          <w:rFonts w:ascii="Arial" w:hAnsi="Arial"/>
          <w:b/>
          <w:color w:val="000000"/>
          <w:sz w:val="18"/>
          <w:szCs w:val="18"/>
        </w:rPr>
        <w:t xml:space="preserve">  </w:t>
      </w:r>
      <w:r w:rsidRPr="00106592">
        <w:rPr>
          <w:rFonts w:ascii="Arial" w:hAnsi="Arial"/>
          <w:b/>
          <w:bCs/>
          <w:color w:val="000000"/>
          <w:sz w:val="18"/>
          <w:szCs w:val="18"/>
        </w:rPr>
        <w:t xml:space="preserve">The terms </w:t>
      </w:r>
      <w:r w:rsidR="0048357D" w:rsidRPr="00106592">
        <w:rPr>
          <w:rFonts w:ascii="Arial" w:hAnsi="Arial"/>
          <w:b/>
          <w:bCs/>
          <w:color w:val="000000"/>
          <w:sz w:val="18"/>
          <w:szCs w:val="18"/>
        </w:rPr>
        <w:t>h</w:t>
      </w:r>
      <w:r w:rsidRPr="00106592">
        <w:rPr>
          <w:rFonts w:ascii="Arial" w:hAnsi="Arial"/>
          <w:b/>
          <w:bCs/>
          <w:color w:val="000000"/>
          <w:sz w:val="18"/>
          <w:szCs w:val="18"/>
        </w:rPr>
        <w:t xml:space="preserve">erein are </w:t>
      </w:r>
      <w:r w:rsidRPr="00106592">
        <w:rPr>
          <w:rFonts w:ascii="Arial" w:hAnsi="Arial"/>
          <w:b/>
          <w:bCs/>
          <w:i/>
          <w:color w:val="000000"/>
          <w:sz w:val="18"/>
          <w:szCs w:val="18"/>
          <w:u w:val="single"/>
        </w:rPr>
        <w:t>NOT</w:t>
      </w:r>
      <w:r w:rsidRPr="00106592">
        <w:rPr>
          <w:rFonts w:ascii="Arial" w:hAnsi="Arial"/>
          <w:b/>
          <w:bCs/>
          <w:color w:val="000000"/>
          <w:sz w:val="18"/>
          <w:szCs w:val="18"/>
        </w:rPr>
        <w:t xml:space="preserve"> to be considered an offer of any kind </w:t>
      </w:r>
      <w:r w:rsidR="0048357D" w:rsidRPr="00106592">
        <w:rPr>
          <w:rFonts w:ascii="Arial" w:hAnsi="Arial"/>
          <w:b/>
          <w:bCs/>
          <w:color w:val="000000"/>
          <w:sz w:val="18"/>
          <w:szCs w:val="18"/>
        </w:rPr>
        <w:t xml:space="preserve">by </w:t>
      </w:r>
      <w:r w:rsidRPr="00106592">
        <w:rPr>
          <w:rFonts w:ascii="Arial" w:hAnsi="Arial"/>
          <w:b/>
          <w:bCs/>
          <w:color w:val="000000"/>
          <w:sz w:val="18"/>
          <w:szCs w:val="18"/>
        </w:rPr>
        <w:t xml:space="preserve">and are non-binding on Walmart, its affiliates, employees or agents, </w:t>
      </w:r>
      <w:r w:rsidR="00ED6C1A" w:rsidRPr="00106592">
        <w:rPr>
          <w:rFonts w:ascii="Arial" w:hAnsi="Arial"/>
          <w:b/>
          <w:bCs/>
          <w:color w:val="000000"/>
          <w:sz w:val="18"/>
          <w:szCs w:val="18"/>
        </w:rPr>
        <w:t xml:space="preserve">and are </w:t>
      </w:r>
      <w:r w:rsidRPr="00106592">
        <w:rPr>
          <w:rFonts w:ascii="Arial" w:hAnsi="Arial"/>
          <w:b/>
          <w:bCs/>
          <w:color w:val="000000"/>
          <w:sz w:val="18"/>
          <w:szCs w:val="18"/>
        </w:rPr>
        <w:t>subject to change</w:t>
      </w:r>
      <w:r w:rsidR="0048357D" w:rsidRPr="00106592">
        <w:rPr>
          <w:rFonts w:ascii="Arial" w:hAnsi="Arial"/>
          <w:b/>
          <w:bCs/>
          <w:color w:val="000000"/>
          <w:sz w:val="18"/>
          <w:szCs w:val="18"/>
        </w:rPr>
        <w:t>.  A</w:t>
      </w:r>
      <w:r w:rsidRPr="00106592">
        <w:rPr>
          <w:rFonts w:ascii="Arial" w:hAnsi="Arial"/>
          <w:b/>
          <w:bCs/>
          <w:color w:val="000000"/>
          <w:sz w:val="18"/>
          <w:szCs w:val="18"/>
        </w:rPr>
        <w:t>ny transaction is subject to Walmart Realty Committee approval and the parties’ subsequent execution of a mutually acceptable Agreement of Sale (“AOS”), to be prepared by Walmart Realty, if approved by the Walmart Realty Committee.</w:t>
      </w:r>
    </w:p>
    <w:p w14:paraId="67070475" w14:textId="77777777" w:rsidR="00E55522" w:rsidRPr="00106592" w:rsidRDefault="00E55522" w:rsidP="00F3409D">
      <w:pPr>
        <w:jc w:val="both"/>
        <w:rPr>
          <w:rFonts w:ascii="Arial" w:hAnsi="Arial"/>
          <w:b/>
          <w:bCs/>
          <w:color w:val="000000"/>
          <w:sz w:val="18"/>
          <w:szCs w:val="18"/>
        </w:rPr>
      </w:pPr>
    </w:p>
    <w:p w14:paraId="1342E1BC" w14:textId="77777777" w:rsidR="00353F60" w:rsidRPr="00106592" w:rsidRDefault="00E55522" w:rsidP="00353F60">
      <w:pPr>
        <w:numPr>
          <w:ilvl w:val="0"/>
          <w:numId w:val="6"/>
        </w:numPr>
        <w:ind w:right="-180"/>
        <w:contextualSpacing/>
        <w:jc w:val="both"/>
        <w:rPr>
          <w:rFonts w:ascii="Arial" w:hAnsi="Arial"/>
          <w:color w:val="000000"/>
          <w:sz w:val="18"/>
          <w:szCs w:val="18"/>
        </w:rPr>
      </w:pPr>
      <w:r w:rsidRPr="00106592">
        <w:rPr>
          <w:rFonts w:ascii="Arial" w:hAnsi="Arial"/>
          <w:b/>
          <w:bCs/>
          <w:color w:val="000000"/>
          <w:sz w:val="18"/>
          <w:szCs w:val="18"/>
        </w:rPr>
        <w:t>Premises</w:t>
      </w:r>
      <w:r w:rsidR="00970C7E" w:rsidRPr="00106592">
        <w:rPr>
          <w:rFonts w:ascii="Arial" w:hAnsi="Arial"/>
          <w:b/>
          <w:bCs/>
          <w:color w:val="000000"/>
          <w:sz w:val="18"/>
          <w:szCs w:val="18"/>
        </w:rPr>
        <w:t xml:space="preserve">: </w:t>
      </w:r>
      <w:r w:rsidR="004E1353" w:rsidRPr="00106592">
        <w:rPr>
          <w:rFonts w:ascii="Arial" w:hAnsi="Arial"/>
          <w:b/>
          <w:bCs/>
          <w:color w:val="000000"/>
          <w:sz w:val="18"/>
          <w:szCs w:val="18"/>
        </w:rPr>
        <w:t xml:space="preserve"> </w:t>
      </w:r>
      <w:r w:rsidR="00970C7E" w:rsidRPr="00106592">
        <w:rPr>
          <w:rFonts w:ascii="Arial" w:hAnsi="Arial"/>
          <w:color w:val="000000"/>
          <w:sz w:val="18"/>
          <w:szCs w:val="18"/>
        </w:rPr>
        <w:t xml:space="preserve">Approximately </w:t>
      </w:r>
      <w:r w:rsidR="00970C7E" w:rsidRPr="00106592">
        <w:rPr>
          <w:rFonts w:ascii="Arial" w:hAnsi="Arial"/>
          <w:color w:val="000000"/>
          <w:sz w:val="18"/>
          <w:szCs w:val="18"/>
          <w:u w:val="single"/>
        </w:rPr>
        <w:tab/>
      </w:r>
      <w:r w:rsidR="00970C7E" w:rsidRPr="00106592">
        <w:rPr>
          <w:rFonts w:ascii="Arial" w:hAnsi="Arial"/>
          <w:color w:val="000000"/>
          <w:sz w:val="18"/>
          <w:szCs w:val="18"/>
          <w:u w:val="single"/>
        </w:rPr>
        <w:tab/>
      </w:r>
      <w:r w:rsidR="00970C7E" w:rsidRPr="00106592">
        <w:rPr>
          <w:rFonts w:ascii="Arial" w:hAnsi="Arial"/>
          <w:color w:val="000000"/>
          <w:sz w:val="18"/>
          <w:szCs w:val="18"/>
        </w:rPr>
        <w:t xml:space="preserve"> acres</w:t>
      </w:r>
      <w:r w:rsidR="00B30C96" w:rsidRPr="00106592">
        <w:rPr>
          <w:rFonts w:ascii="Arial" w:hAnsi="Arial"/>
          <w:color w:val="000000"/>
          <w:sz w:val="18"/>
          <w:szCs w:val="18"/>
        </w:rPr>
        <w:t xml:space="preserve"> </w:t>
      </w:r>
      <w:r w:rsidR="00353F60" w:rsidRPr="00106592">
        <w:rPr>
          <w:rFonts w:ascii="Arial" w:hAnsi="Arial"/>
          <w:color w:val="000000"/>
          <w:sz w:val="18"/>
          <w:szCs w:val="18"/>
        </w:rPr>
        <w:t xml:space="preserve">in the location generally depicted on the site plan attached hereto as Exhibit A </w:t>
      </w:r>
      <w:r w:rsidR="00376EC3" w:rsidRPr="00106592">
        <w:rPr>
          <w:rFonts w:ascii="Arial" w:hAnsi="Arial"/>
          <w:color w:val="000000"/>
          <w:sz w:val="18"/>
          <w:szCs w:val="18"/>
        </w:rPr>
        <w:t xml:space="preserve">(hereinafter referred to as </w:t>
      </w:r>
      <w:r w:rsidR="00353F60" w:rsidRPr="00106592">
        <w:rPr>
          <w:rFonts w:ascii="Arial" w:hAnsi="Arial"/>
          <w:color w:val="000000"/>
          <w:sz w:val="18"/>
          <w:szCs w:val="18"/>
        </w:rPr>
        <w:t xml:space="preserve">the </w:t>
      </w:r>
      <w:r w:rsidR="00376EC3" w:rsidRPr="00106592">
        <w:rPr>
          <w:rFonts w:ascii="Arial" w:hAnsi="Arial"/>
          <w:color w:val="000000"/>
          <w:sz w:val="18"/>
          <w:szCs w:val="18"/>
        </w:rPr>
        <w:t>“</w:t>
      </w:r>
      <w:r w:rsidR="00353F60" w:rsidRPr="00106592">
        <w:rPr>
          <w:rFonts w:ascii="Arial" w:hAnsi="Arial"/>
          <w:color w:val="000000"/>
          <w:sz w:val="18"/>
          <w:szCs w:val="18"/>
        </w:rPr>
        <w:t>Property</w:t>
      </w:r>
      <w:r w:rsidR="00376EC3" w:rsidRPr="00106592">
        <w:rPr>
          <w:rFonts w:ascii="Arial" w:hAnsi="Arial"/>
          <w:color w:val="000000"/>
          <w:sz w:val="18"/>
          <w:szCs w:val="18"/>
        </w:rPr>
        <w:t>”</w:t>
      </w:r>
      <w:r w:rsidR="00353F60" w:rsidRPr="00106592">
        <w:rPr>
          <w:rFonts w:ascii="Arial" w:hAnsi="Arial"/>
          <w:color w:val="000000"/>
          <w:sz w:val="18"/>
          <w:szCs w:val="18"/>
        </w:rPr>
        <w:t>)</w:t>
      </w:r>
      <w:r w:rsidR="00C84C01" w:rsidRPr="00106592">
        <w:rPr>
          <w:rFonts w:ascii="Arial" w:hAnsi="Arial"/>
          <w:color w:val="000000"/>
          <w:sz w:val="18"/>
          <w:szCs w:val="18"/>
        </w:rPr>
        <w:t xml:space="preserve">, to be subdivided by Purchaser. </w:t>
      </w:r>
    </w:p>
    <w:p w14:paraId="07DAABFD" w14:textId="77777777" w:rsidR="00406194" w:rsidRPr="00106592" w:rsidRDefault="00406194" w:rsidP="00353F60">
      <w:pPr>
        <w:ind w:left="360" w:right="-180"/>
        <w:contextualSpacing/>
        <w:jc w:val="both"/>
        <w:rPr>
          <w:rFonts w:ascii="Arial" w:hAnsi="Arial"/>
          <w:color w:val="000000"/>
          <w:sz w:val="18"/>
          <w:szCs w:val="18"/>
        </w:rPr>
      </w:pPr>
    </w:p>
    <w:p w14:paraId="6B04AF59" w14:textId="77777777" w:rsidR="00B30C96" w:rsidRPr="00106592" w:rsidRDefault="00406194"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106592">
        <w:rPr>
          <w:rFonts w:ascii="Arial" w:hAnsi="Arial"/>
          <w:b/>
          <w:color w:val="000000"/>
          <w:sz w:val="18"/>
          <w:szCs w:val="18"/>
        </w:rPr>
        <w:t>Condition:</w:t>
      </w:r>
      <w:r w:rsidRPr="00106592">
        <w:rPr>
          <w:rFonts w:ascii="Arial" w:hAnsi="Arial"/>
          <w:color w:val="000000"/>
          <w:sz w:val="18"/>
          <w:szCs w:val="18"/>
        </w:rPr>
        <w:t xml:space="preserve">  “As is</w:t>
      </w:r>
      <w:r w:rsidR="00B30C96" w:rsidRPr="00106592">
        <w:rPr>
          <w:rFonts w:ascii="Arial" w:hAnsi="Arial"/>
          <w:color w:val="000000"/>
          <w:sz w:val="18"/>
          <w:szCs w:val="18"/>
        </w:rPr>
        <w:t xml:space="preserve"> where is” with</w:t>
      </w:r>
      <w:r w:rsidR="006811F4" w:rsidRPr="00106592">
        <w:rPr>
          <w:rFonts w:ascii="Arial" w:hAnsi="Arial"/>
          <w:color w:val="000000"/>
          <w:sz w:val="18"/>
          <w:szCs w:val="18"/>
        </w:rPr>
        <w:t xml:space="preserve"> no represen</w:t>
      </w:r>
      <w:r w:rsidR="00C55242" w:rsidRPr="00106592">
        <w:rPr>
          <w:rFonts w:ascii="Arial" w:hAnsi="Arial"/>
          <w:color w:val="000000"/>
          <w:sz w:val="18"/>
          <w:szCs w:val="18"/>
        </w:rPr>
        <w:t>t</w:t>
      </w:r>
      <w:r w:rsidR="005E5FF2" w:rsidRPr="00106592">
        <w:rPr>
          <w:rFonts w:ascii="Arial" w:hAnsi="Arial"/>
          <w:color w:val="000000"/>
          <w:sz w:val="18"/>
          <w:szCs w:val="18"/>
        </w:rPr>
        <w:t xml:space="preserve">ations </w:t>
      </w:r>
      <w:r w:rsidR="004E1353" w:rsidRPr="00106592">
        <w:rPr>
          <w:rFonts w:ascii="Arial" w:hAnsi="Arial"/>
          <w:color w:val="000000"/>
          <w:sz w:val="18"/>
          <w:szCs w:val="18"/>
        </w:rPr>
        <w:t>or</w:t>
      </w:r>
      <w:r w:rsidR="005E5FF2" w:rsidRPr="00106592">
        <w:rPr>
          <w:rFonts w:ascii="Arial" w:hAnsi="Arial"/>
          <w:color w:val="000000"/>
          <w:sz w:val="18"/>
          <w:szCs w:val="18"/>
        </w:rPr>
        <w:t xml:space="preserve"> warranties</w:t>
      </w:r>
      <w:r w:rsidR="00B30C96" w:rsidRPr="00106592">
        <w:rPr>
          <w:rFonts w:ascii="Arial" w:hAnsi="Arial"/>
          <w:color w:val="000000"/>
          <w:sz w:val="18"/>
          <w:szCs w:val="18"/>
        </w:rPr>
        <w:t>.</w:t>
      </w:r>
    </w:p>
    <w:p w14:paraId="2DC7CA24" w14:textId="77777777" w:rsidR="006811F4" w:rsidRPr="00106592" w:rsidRDefault="00406194" w:rsidP="005E5FF2">
      <w:pPr>
        <w:pStyle w:val="Header"/>
        <w:tabs>
          <w:tab w:val="clear" w:pos="4320"/>
          <w:tab w:val="clear" w:pos="8640"/>
        </w:tabs>
        <w:ind w:right="-180"/>
        <w:contextualSpacing/>
        <w:jc w:val="both"/>
        <w:rPr>
          <w:rFonts w:ascii="Arial" w:hAnsi="Arial"/>
          <w:b/>
          <w:color w:val="000000"/>
          <w:sz w:val="18"/>
          <w:szCs w:val="18"/>
        </w:rPr>
      </w:pPr>
      <w:r w:rsidRPr="00106592">
        <w:rPr>
          <w:rFonts w:ascii="Arial" w:hAnsi="Arial"/>
          <w:color w:val="000000"/>
          <w:sz w:val="18"/>
          <w:szCs w:val="18"/>
        </w:rPr>
        <w:t xml:space="preserve">  </w:t>
      </w:r>
    </w:p>
    <w:p w14:paraId="64A294A1" w14:textId="77777777" w:rsidR="00AE62C8" w:rsidRPr="00106592" w:rsidRDefault="005E5FF2" w:rsidP="005E5FF2">
      <w:pPr>
        <w:pStyle w:val="Header"/>
        <w:numPr>
          <w:ilvl w:val="0"/>
          <w:numId w:val="6"/>
        </w:numPr>
        <w:tabs>
          <w:tab w:val="clear" w:pos="4320"/>
          <w:tab w:val="clear" w:pos="8640"/>
        </w:tabs>
        <w:ind w:right="-180"/>
        <w:contextualSpacing/>
        <w:jc w:val="both"/>
        <w:rPr>
          <w:rFonts w:ascii="Arial" w:hAnsi="Arial"/>
          <w:b/>
          <w:color w:val="000000"/>
          <w:sz w:val="18"/>
          <w:szCs w:val="18"/>
        </w:rPr>
      </w:pPr>
      <w:r w:rsidRPr="00106592">
        <w:rPr>
          <w:rFonts w:ascii="Arial" w:hAnsi="Arial"/>
          <w:b/>
          <w:color w:val="000000"/>
          <w:sz w:val="18"/>
          <w:szCs w:val="18"/>
        </w:rPr>
        <w:t xml:space="preserve">Mineral Rights: </w:t>
      </w:r>
      <w:r w:rsidR="006D669E" w:rsidRPr="00106592">
        <w:rPr>
          <w:rFonts w:ascii="Arial" w:hAnsi="Arial"/>
          <w:b/>
          <w:color w:val="000000"/>
          <w:sz w:val="18"/>
          <w:szCs w:val="18"/>
        </w:rPr>
        <w:t xml:space="preserve"> </w:t>
      </w:r>
      <w:r w:rsidR="00406194" w:rsidRPr="00106592">
        <w:rPr>
          <w:rFonts w:ascii="Arial" w:hAnsi="Arial"/>
          <w:color w:val="000000"/>
          <w:sz w:val="18"/>
          <w:szCs w:val="18"/>
        </w:rPr>
        <w:t>Seller shall retain any and all subsurface mineral rights.</w:t>
      </w:r>
    </w:p>
    <w:p w14:paraId="4C2CBE41" w14:textId="77777777" w:rsidR="00AE62C8" w:rsidRPr="00106592" w:rsidRDefault="00AE62C8" w:rsidP="00F3409D">
      <w:pPr>
        <w:pStyle w:val="ListParagraph"/>
        <w:contextualSpacing/>
        <w:jc w:val="both"/>
        <w:rPr>
          <w:rFonts w:ascii="Arial" w:hAnsi="Arial"/>
          <w:b/>
          <w:color w:val="000000"/>
          <w:sz w:val="18"/>
          <w:szCs w:val="18"/>
        </w:rPr>
      </w:pPr>
    </w:p>
    <w:p w14:paraId="6B8B8E51" w14:textId="24B8F229" w:rsidR="00CD266C" w:rsidRPr="00106592" w:rsidRDefault="00406194"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106592">
        <w:rPr>
          <w:rFonts w:ascii="Arial" w:hAnsi="Arial"/>
          <w:b/>
          <w:color w:val="000000"/>
          <w:sz w:val="18"/>
          <w:szCs w:val="18"/>
        </w:rPr>
        <w:t xml:space="preserve">Seller: </w:t>
      </w:r>
      <w:r w:rsidR="006D669E" w:rsidRPr="00106592">
        <w:rPr>
          <w:rFonts w:ascii="Arial" w:hAnsi="Arial"/>
          <w:b/>
          <w:color w:val="000000"/>
          <w:sz w:val="18"/>
          <w:szCs w:val="18"/>
        </w:rPr>
        <w:t xml:space="preserve"> </w:t>
      </w:r>
      <w:r w:rsidRPr="00106592">
        <w:rPr>
          <w:rFonts w:ascii="Arial" w:hAnsi="Arial"/>
          <w:color w:val="000000"/>
          <w:sz w:val="18"/>
          <w:szCs w:val="18"/>
        </w:rPr>
        <w:t>Wal</w:t>
      </w:r>
      <w:r w:rsidR="00AA186A">
        <w:rPr>
          <w:rFonts w:ascii="Arial" w:hAnsi="Arial"/>
          <w:color w:val="000000"/>
          <w:sz w:val="18"/>
          <w:szCs w:val="18"/>
          <w:lang w:val="en-US"/>
        </w:rPr>
        <w:t>mart</w:t>
      </w:r>
      <w:r w:rsidRPr="00106592">
        <w:rPr>
          <w:rFonts w:ascii="Arial" w:hAnsi="Arial"/>
          <w:color w:val="000000"/>
          <w:sz w:val="18"/>
          <w:szCs w:val="18"/>
        </w:rPr>
        <w:t xml:space="preserve"> Inc. or other Walmart affiliate</w:t>
      </w:r>
      <w:r w:rsidR="003A4DB6" w:rsidRPr="00106592">
        <w:rPr>
          <w:rFonts w:ascii="Arial" w:hAnsi="Arial"/>
          <w:color w:val="000000"/>
          <w:sz w:val="18"/>
          <w:szCs w:val="18"/>
        </w:rPr>
        <w:t>.</w:t>
      </w:r>
    </w:p>
    <w:p w14:paraId="63DF96EF" w14:textId="77777777" w:rsidR="00CD266C" w:rsidRPr="00106592" w:rsidRDefault="00CD266C" w:rsidP="00F3409D">
      <w:pPr>
        <w:pStyle w:val="ListParagraph"/>
        <w:jc w:val="both"/>
        <w:rPr>
          <w:rFonts w:ascii="Arial" w:hAnsi="Arial"/>
          <w:b/>
          <w:color w:val="000000"/>
          <w:sz w:val="18"/>
          <w:szCs w:val="18"/>
        </w:rPr>
      </w:pPr>
    </w:p>
    <w:p w14:paraId="13AE430B" w14:textId="77777777" w:rsidR="002E1960" w:rsidRPr="00106592" w:rsidRDefault="00AE62C8" w:rsidP="00D42A8E">
      <w:pPr>
        <w:pStyle w:val="Header"/>
        <w:numPr>
          <w:ilvl w:val="0"/>
          <w:numId w:val="6"/>
        </w:numPr>
        <w:tabs>
          <w:tab w:val="clear" w:pos="4320"/>
          <w:tab w:val="clear" w:pos="8640"/>
        </w:tabs>
        <w:ind w:right="-187"/>
        <w:contextualSpacing/>
        <w:jc w:val="both"/>
        <w:rPr>
          <w:rFonts w:ascii="Arial" w:hAnsi="Arial"/>
          <w:b/>
          <w:color w:val="000000"/>
          <w:sz w:val="18"/>
          <w:szCs w:val="18"/>
        </w:rPr>
      </w:pPr>
      <w:r w:rsidRPr="00106592">
        <w:rPr>
          <w:rFonts w:ascii="Arial" w:hAnsi="Arial"/>
          <w:b/>
          <w:color w:val="000000"/>
          <w:sz w:val="18"/>
          <w:szCs w:val="18"/>
        </w:rPr>
        <w:t>P</w:t>
      </w:r>
      <w:r w:rsidR="00406194" w:rsidRPr="00106592">
        <w:rPr>
          <w:rFonts w:ascii="Arial" w:hAnsi="Arial"/>
          <w:b/>
          <w:color w:val="000000"/>
          <w:sz w:val="18"/>
          <w:szCs w:val="18"/>
        </w:rPr>
        <w:t>urchaser</w:t>
      </w:r>
      <w:r w:rsidR="00114380" w:rsidRPr="00106592">
        <w:rPr>
          <w:rFonts w:ascii="Arial" w:hAnsi="Arial"/>
          <w:b/>
          <w:color w:val="000000"/>
          <w:sz w:val="18"/>
          <w:szCs w:val="18"/>
        </w:rPr>
        <w:t xml:space="preserve"> (</w:t>
      </w:r>
      <w:r w:rsidR="00781F2C" w:rsidRPr="00106592">
        <w:rPr>
          <w:rFonts w:ascii="Arial" w:hAnsi="Arial"/>
          <w:b/>
          <w:color w:val="000000"/>
          <w:sz w:val="18"/>
          <w:szCs w:val="18"/>
        </w:rPr>
        <w:t xml:space="preserve">execution of </w:t>
      </w:r>
      <w:r w:rsidR="00114380" w:rsidRPr="00106592">
        <w:rPr>
          <w:rFonts w:ascii="Arial" w:hAnsi="Arial"/>
          <w:b/>
          <w:color w:val="000000"/>
          <w:sz w:val="18"/>
          <w:szCs w:val="18"/>
        </w:rPr>
        <w:t>AOS)</w:t>
      </w:r>
      <w:r w:rsidR="00D42A8E" w:rsidRPr="00106592">
        <w:rPr>
          <w:rFonts w:ascii="Arial" w:hAnsi="Arial"/>
          <w:b/>
          <w:color w:val="000000"/>
          <w:sz w:val="18"/>
          <w:szCs w:val="18"/>
        </w:rPr>
        <w:t>:</w:t>
      </w:r>
      <w:r w:rsidR="00D934FD" w:rsidRPr="00106592">
        <w:rPr>
          <w:rFonts w:ascii="Arial" w:hAnsi="Arial"/>
          <w:b/>
          <w:color w:val="000000"/>
          <w:sz w:val="18"/>
          <w:szCs w:val="18"/>
        </w:rPr>
        <w:tab/>
      </w:r>
      <w:r w:rsidR="00D934FD" w:rsidRPr="00106592">
        <w:rPr>
          <w:rFonts w:ascii="Arial" w:hAnsi="Arial"/>
          <w:b/>
          <w:color w:val="000000"/>
          <w:sz w:val="18"/>
          <w:szCs w:val="18"/>
        </w:rPr>
        <w:tab/>
      </w:r>
      <w:r w:rsidR="00D934FD" w:rsidRPr="00106592">
        <w:rPr>
          <w:rFonts w:ascii="Arial" w:hAnsi="Arial"/>
          <w:b/>
          <w:color w:val="000000"/>
          <w:sz w:val="18"/>
          <w:szCs w:val="18"/>
        </w:rPr>
        <w:tab/>
      </w:r>
      <w:r w:rsidR="00D934FD" w:rsidRPr="00106592">
        <w:rPr>
          <w:rFonts w:ascii="Arial" w:hAnsi="Arial"/>
          <w:b/>
          <w:color w:val="000000"/>
          <w:sz w:val="18"/>
          <w:szCs w:val="18"/>
        </w:rPr>
        <w:tab/>
      </w:r>
      <w:r w:rsidR="00781F2C" w:rsidRPr="00106592">
        <w:rPr>
          <w:rFonts w:ascii="Arial" w:hAnsi="Arial"/>
          <w:b/>
          <w:color w:val="000000"/>
          <w:sz w:val="18"/>
          <w:szCs w:val="18"/>
        </w:rPr>
        <w:t>Purchaser Attorney (send the AOS to):</w:t>
      </w:r>
    </w:p>
    <w:p w14:paraId="1F4EA5E9" w14:textId="77777777" w:rsidR="00781F2C" w:rsidRPr="00106592" w:rsidRDefault="00E77F30" w:rsidP="00781F2C">
      <w:pPr>
        <w:pStyle w:val="Header"/>
        <w:tabs>
          <w:tab w:val="clear" w:pos="4320"/>
          <w:tab w:val="clear" w:pos="8640"/>
        </w:tabs>
        <w:ind w:right="-187" w:firstLine="360"/>
        <w:contextualSpacing/>
        <w:rPr>
          <w:rFonts w:ascii="Arial" w:hAnsi="Arial"/>
          <w:color w:val="000000"/>
          <w:sz w:val="18"/>
          <w:szCs w:val="18"/>
        </w:rPr>
      </w:pPr>
      <w:r w:rsidRPr="00106592">
        <w:rPr>
          <w:rFonts w:ascii="Arial" w:hAnsi="Arial"/>
          <w:color w:val="000000"/>
          <w:sz w:val="18"/>
          <w:szCs w:val="18"/>
        </w:rPr>
        <w:t>Entity:</w:t>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t>Entity:</w:t>
      </w:r>
    </w:p>
    <w:p w14:paraId="273F95DE" w14:textId="77777777" w:rsidR="00781F2C" w:rsidRPr="00106592" w:rsidRDefault="00D934FD" w:rsidP="00D934FD">
      <w:pPr>
        <w:pStyle w:val="Header"/>
        <w:tabs>
          <w:tab w:val="clear" w:pos="4320"/>
          <w:tab w:val="clear" w:pos="8640"/>
        </w:tabs>
        <w:ind w:right="-187" w:firstLine="360"/>
        <w:contextualSpacing/>
        <w:rPr>
          <w:rFonts w:ascii="Arial" w:hAnsi="Arial"/>
          <w:color w:val="000000"/>
          <w:sz w:val="18"/>
          <w:szCs w:val="18"/>
        </w:rPr>
      </w:pPr>
      <w:r w:rsidRPr="00106592">
        <w:rPr>
          <w:rFonts w:ascii="Arial" w:hAnsi="Arial"/>
          <w:color w:val="000000"/>
          <w:sz w:val="18"/>
          <w:szCs w:val="18"/>
        </w:rPr>
        <w:t>Phys A</w:t>
      </w:r>
      <w:r w:rsidR="00E77F30" w:rsidRPr="00106592">
        <w:rPr>
          <w:rFonts w:ascii="Arial" w:hAnsi="Arial"/>
          <w:color w:val="000000"/>
          <w:sz w:val="18"/>
          <w:szCs w:val="18"/>
        </w:rPr>
        <w:t>ddress:</w:t>
      </w:r>
      <w:r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Pr="00106592">
        <w:rPr>
          <w:rFonts w:ascii="Arial" w:hAnsi="Arial"/>
          <w:color w:val="000000"/>
          <w:sz w:val="18"/>
          <w:szCs w:val="18"/>
        </w:rPr>
        <w:t xml:space="preserve">Phys </w:t>
      </w:r>
      <w:r w:rsidR="00781F2C" w:rsidRPr="00106592">
        <w:rPr>
          <w:rFonts w:ascii="Arial" w:hAnsi="Arial"/>
          <w:color w:val="000000"/>
          <w:sz w:val="18"/>
          <w:szCs w:val="18"/>
        </w:rPr>
        <w:t>Address:</w:t>
      </w:r>
    </w:p>
    <w:p w14:paraId="4D651E4B" w14:textId="77777777" w:rsidR="00781F2C" w:rsidRPr="00106592" w:rsidRDefault="006749C0" w:rsidP="00781F2C">
      <w:pPr>
        <w:pStyle w:val="Header"/>
        <w:tabs>
          <w:tab w:val="clear" w:pos="4320"/>
          <w:tab w:val="clear" w:pos="8640"/>
        </w:tabs>
        <w:ind w:right="-187" w:firstLine="360"/>
        <w:contextualSpacing/>
        <w:rPr>
          <w:rFonts w:ascii="Arial" w:hAnsi="Arial"/>
          <w:color w:val="000000"/>
          <w:sz w:val="18"/>
          <w:szCs w:val="18"/>
        </w:rPr>
      </w:pPr>
      <w:r w:rsidRPr="00106592">
        <w:rPr>
          <w:rFonts w:ascii="Arial" w:hAnsi="Arial"/>
          <w:color w:val="000000"/>
          <w:sz w:val="18"/>
          <w:szCs w:val="18"/>
        </w:rPr>
        <w:t>City, State</w:t>
      </w:r>
      <w:r w:rsidR="00015351" w:rsidRPr="00106592">
        <w:rPr>
          <w:rFonts w:ascii="Arial" w:hAnsi="Arial"/>
          <w:color w:val="000000"/>
          <w:sz w:val="18"/>
          <w:szCs w:val="18"/>
        </w:rPr>
        <w:t>,</w:t>
      </w:r>
      <w:r w:rsidR="00E77F30" w:rsidRPr="00106592">
        <w:rPr>
          <w:rFonts w:ascii="Arial" w:hAnsi="Arial"/>
          <w:color w:val="000000"/>
          <w:sz w:val="18"/>
          <w:szCs w:val="18"/>
        </w:rPr>
        <w:t xml:space="preserve"> Zip:</w:t>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t>City, State, Zip:</w:t>
      </w:r>
    </w:p>
    <w:p w14:paraId="3B480960" w14:textId="77777777" w:rsidR="00781F2C" w:rsidRPr="00106592" w:rsidRDefault="00E77F30" w:rsidP="00781F2C">
      <w:pPr>
        <w:pStyle w:val="Header"/>
        <w:tabs>
          <w:tab w:val="clear" w:pos="4320"/>
          <w:tab w:val="clear" w:pos="8640"/>
        </w:tabs>
        <w:ind w:right="-187" w:firstLine="360"/>
        <w:contextualSpacing/>
        <w:rPr>
          <w:rFonts w:ascii="Arial" w:hAnsi="Arial"/>
          <w:color w:val="000000"/>
          <w:sz w:val="18"/>
          <w:szCs w:val="18"/>
        </w:rPr>
      </w:pPr>
      <w:r w:rsidRPr="00106592">
        <w:rPr>
          <w:rFonts w:ascii="Arial" w:hAnsi="Arial"/>
          <w:color w:val="000000"/>
          <w:sz w:val="18"/>
          <w:szCs w:val="18"/>
        </w:rPr>
        <w:t>Contact:</w:t>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t>Contact:</w:t>
      </w:r>
    </w:p>
    <w:p w14:paraId="559C7174" w14:textId="77777777" w:rsidR="00781F2C" w:rsidRPr="00106592" w:rsidRDefault="00E77F30" w:rsidP="00781F2C">
      <w:pPr>
        <w:pStyle w:val="Header"/>
        <w:tabs>
          <w:tab w:val="clear" w:pos="4320"/>
          <w:tab w:val="clear" w:pos="8640"/>
        </w:tabs>
        <w:ind w:right="-187" w:firstLine="360"/>
        <w:contextualSpacing/>
        <w:rPr>
          <w:rFonts w:ascii="Arial" w:hAnsi="Arial"/>
          <w:color w:val="000000"/>
          <w:sz w:val="18"/>
          <w:szCs w:val="18"/>
        </w:rPr>
      </w:pPr>
      <w:r w:rsidRPr="00106592">
        <w:rPr>
          <w:rFonts w:ascii="Arial" w:hAnsi="Arial"/>
          <w:color w:val="000000"/>
          <w:sz w:val="18"/>
          <w:szCs w:val="18"/>
        </w:rPr>
        <w:t>Phone:</w:t>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r>
      <w:r w:rsidR="00781F2C" w:rsidRPr="00106592">
        <w:rPr>
          <w:rFonts w:ascii="Arial" w:hAnsi="Arial"/>
          <w:color w:val="000000"/>
          <w:sz w:val="18"/>
          <w:szCs w:val="18"/>
        </w:rPr>
        <w:tab/>
        <w:t>Phone:</w:t>
      </w:r>
    </w:p>
    <w:p w14:paraId="6DB95737" w14:textId="77777777" w:rsidR="00E77F30" w:rsidRPr="00106592" w:rsidRDefault="00E77F30" w:rsidP="00D934FD">
      <w:pPr>
        <w:pStyle w:val="Header"/>
        <w:tabs>
          <w:tab w:val="clear" w:pos="4320"/>
          <w:tab w:val="clear" w:pos="8640"/>
        </w:tabs>
        <w:ind w:right="-187" w:firstLine="360"/>
        <w:contextualSpacing/>
        <w:rPr>
          <w:rFonts w:ascii="Arial" w:hAnsi="Arial"/>
          <w:color w:val="000000"/>
          <w:sz w:val="18"/>
          <w:szCs w:val="18"/>
        </w:rPr>
      </w:pPr>
      <w:r w:rsidRPr="00106592">
        <w:rPr>
          <w:rFonts w:ascii="Arial" w:hAnsi="Arial"/>
          <w:color w:val="000000"/>
          <w:sz w:val="18"/>
          <w:szCs w:val="18"/>
        </w:rPr>
        <w:t>Email:</w:t>
      </w:r>
      <w:r w:rsidR="00D934FD" w:rsidRPr="00106592">
        <w:rPr>
          <w:rFonts w:ascii="Arial" w:hAnsi="Arial"/>
          <w:color w:val="000000"/>
          <w:sz w:val="18"/>
          <w:szCs w:val="18"/>
        </w:rPr>
        <w:tab/>
      </w:r>
      <w:r w:rsidR="00D934FD" w:rsidRPr="00106592">
        <w:rPr>
          <w:rFonts w:ascii="Arial" w:hAnsi="Arial"/>
          <w:color w:val="000000"/>
          <w:sz w:val="18"/>
          <w:szCs w:val="18"/>
        </w:rPr>
        <w:tab/>
      </w:r>
      <w:r w:rsidR="00D934FD" w:rsidRPr="00106592">
        <w:rPr>
          <w:rFonts w:ascii="Arial" w:hAnsi="Arial"/>
          <w:color w:val="000000"/>
          <w:sz w:val="18"/>
          <w:szCs w:val="18"/>
        </w:rPr>
        <w:tab/>
      </w:r>
      <w:r w:rsidR="00D934FD" w:rsidRPr="00106592">
        <w:rPr>
          <w:rFonts w:ascii="Arial" w:hAnsi="Arial"/>
          <w:color w:val="000000"/>
          <w:sz w:val="18"/>
          <w:szCs w:val="18"/>
        </w:rPr>
        <w:tab/>
      </w:r>
      <w:r w:rsidR="00D934FD" w:rsidRPr="00106592">
        <w:rPr>
          <w:rFonts w:ascii="Arial" w:hAnsi="Arial"/>
          <w:color w:val="000000"/>
          <w:sz w:val="18"/>
          <w:szCs w:val="18"/>
        </w:rPr>
        <w:tab/>
      </w:r>
      <w:r w:rsidR="00D934FD" w:rsidRPr="00106592">
        <w:rPr>
          <w:rFonts w:ascii="Arial" w:hAnsi="Arial"/>
          <w:color w:val="000000"/>
          <w:sz w:val="18"/>
          <w:szCs w:val="18"/>
        </w:rPr>
        <w:tab/>
      </w:r>
      <w:r w:rsidR="00D934FD" w:rsidRPr="00106592">
        <w:rPr>
          <w:rFonts w:ascii="Arial" w:hAnsi="Arial"/>
          <w:color w:val="000000"/>
          <w:sz w:val="18"/>
          <w:szCs w:val="18"/>
        </w:rPr>
        <w:tab/>
        <w:t>Email:</w:t>
      </w:r>
    </w:p>
    <w:p w14:paraId="7A53BE48" w14:textId="77777777" w:rsidR="00D42A8E" w:rsidRPr="00106592" w:rsidRDefault="00D42A8E" w:rsidP="00D42A8E">
      <w:pPr>
        <w:pStyle w:val="Header"/>
        <w:tabs>
          <w:tab w:val="clear" w:pos="4320"/>
          <w:tab w:val="clear" w:pos="8640"/>
        </w:tabs>
        <w:ind w:left="720" w:right="-187"/>
        <w:contextualSpacing/>
        <w:jc w:val="both"/>
        <w:rPr>
          <w:rFonts w:ascii="Arial" w:hAnsi="Arial"/>
          <w:b/>
          <w:color w:val="000000"/>
          <w:sz w:val="18"/>
          <w:szCs w:val="18"/>
        </w:rPr>
      </w:pPr>
    </w:p>
    <w:p w14:paraId="79B7C02C" w14:textId="7533BB60" w:rsidR="00EF4CA1" w:rsidRPr="00106592" w:rsidRDefault="00EF4CA1" w:rsidP="00F3409D">
      <w:pPr>
        <w:pStyle w:val="Header"/>
        <w:numPr>
          <w:ilvl w:val="0"/>
          <w:numId w:val="6"/>
        </w:numPr>
        <w:tabs>
          <w:tab w:val="clear" w:pos="4320"/>
          <w:tab w:val="clear" w:pos="8640"/>
        </w:tabs>
        <w:ind w:right="-180"/>
        <w:contextualSpacing/>
        <w:jc w:val="both"/>
        <w:rPr>
          <w:rFonts w:ascii="Arial" w:hAnsi="Arial"/>
          <w:b/>
          <w:color w:val="000000"/>
          <w:sz w:val="18"/>
          <w:szCs w:val="18"/>
        </w:rPr>
      </w:pPr>
      <w:r w:rsidRPr="00106592">
        <w:rPr>
          <w:rFonts w:ascii="Arial" w:hAnsi="Arial"/>
          <w:b/>
          <w:color w:val="000000"/>
          <w:sz w:val="18"/>
          <w:szCs w:val="18"/>
        </w:rPr>
        <w:t>Purchase Price:</w:t>
      </w:r>
      <w:ins w:id="0" w:author="Alexander Chak" w:date="2024-01-02T12:41:00Z">
        <w:r w:rsidR="00476859">
          <w:rPr>
            <w:rFonts w:ascii="Arial" w:hAnsi="Arial"/>
            <w:b/>
            <w:color w:val="000000"/>
            <w:sz w:val="18"/>
            <w:szCs w:val="18"/>
            <w:lang w:val="en-US"/>
          </w:rPr>
          <w:t xml:space="preserve"> $</w:t>
        </w:r>
      </w:ins>
      <w:ins w:id="1" w:author="Alexander Chak" w:date="2024-01-02T12:42:00Z">
        <w:r w:rsidR="00476859">
          <w:rPr>
            <w:rFonts w:ascii="Arial" w:hAnsi="Arial"/>
            <w:b/>
            <w:color w:val="000000"/>
            <w:sz w:val="18"/>
            <w:szCs w:val="18"/>
            <w:u w:val="single"/>
            <w:lang w:val="en-US"/>
          </w:rPr>
          <w:tab/>
        </w:r>
        <w:r w:rsidR="00476859">
          <w:rPr>
            <w:rFonts w:ascii="Arial" w:hAnsi="Arial"/>
            <w:b/>
            <w:color w:val="000000"/>
            <w:sz w:val="18"/>
            <w:szCs w:val="18"/>
            <w:u w:val="single"/>
            <w:lang w:val="en-US"/>
          </w:rPr>
          <w:tab/>
        </w:r>
        <w:r w:rsidR="00476859">
          <w:rPr>
            <w:rFonts w:ascii="Arial" w:hAnsi="Arial"/>
            <w:b/>
            <w:color w:val="000000"/>
            <w:sz w:val="18"/>
            <w:szCs w:val="18"/>
            <w:u w:val="single"/>
            <w:lang w:val="en-US"/>
          </w:rPr>
          <w:tab/>
        </w:r>
        <w:r w:rsidR="00476859">
          <w:rPr>
            <w:rFonts w:ascii="Arial" w:hAnsi="Arial"/>
            <w:b/>
            <w:color w:val="000000"/>
            <w:sz w:val="18"/>
            <w:szCs w:val="18"/>
            <w:lang w:val="en-US"/>
          </w:rPr>
          <w:t>; or</w:t>
        </w:r>
      </w:ins>
      <w:del w:id="2" w:author="Alexander Chak" w:date="2024-01-02T12:42:00Z">
        <w:r w:rsidR="004E1353" w:rsidRPr="00106592" w:rsidDel="00476859">
          <w:rPr>
            <w:rFonts w:ascii="Arial" w:hAnsi="Arial"/>
            <w:b/>
            <w:color w:val="000000"/>
            <w:sz w:val="18"/>
            <w:szCs w:val="18"/>
          </w:rPr>
          <w:delText xml:space="preserve"> </w:delText>
        </w:r>
      </w:del>
      <w:r w:rsidRPr="00106592">
        <w:rPr>
          <w:rFonts w:ascii="Arial" w:hAnsi="Arial"/>
          <w:b/>
          <w:color w:val="000000"/>
          <w:sz w:val="18"/>
          <w:szCs w:val="18"/>
        </w:rPr>
        <w:t xml:space="preserve"> </w:t>
      </w:r>
      <w:r w:rsidR="00D42A8E" w:rsidRPr="00106592">
        <w:rPr>
          <w:rFonts w:ascii="Arial" w:hAnsi="Arial"/>
          <w:color w:val="000000"/>
          <w:sz w:val="18"/>
          <w:szCs w:val="18"/>
        </w:rPr>
        <w:t>$</w:t>
      </w:r>
      <w:r w:rsidR="00D42A8E" w:rsidRPr="00106592">
        <w:rPr>
          <w:rFonts w:ascii="Arial" w:hAnsi="Arial"/>
          <w:color w:val="000000"/>
          <w:sz w:val="18"/>
          <w:szCs w:val="18"/>
          <w:u w:val="single"/>
        </w:rPr>
        <w:t xml:space="preserve">   </w:t>
      </w:r>
      <w:r w:rsidR="007F77BD" w:rsidRPr="00106592">
        <w:rPr>
          <w:rFonts w:ascii="Arial" w:hAnsi="Arial"/>
          <w:color w:val="000000"/>
          <w:sz w:val="18"/>
          <w:szCs w:val="18"/>
          <w:u w:val="single"/>
        </w:rPr>
        <w:t xml:space="preserve">  </w:t>
      </w:r>
      <w:r w:rsidR="00D42A8E" w:rsidRPr="00106592">
        <w:rPr>
          <w:rFonts w:ascii="Arial" w:hAnsi="Arial"/>
          <w:color w:val="000000"/>
          <w:sz w:val="18"/>
          <w:szCs w:val="18"/>
          <w:u w:val="single"/>
        </w:rPr>
        <w:t xml:space="preserve">     </w:t>
      </w:r>
      <w:r w:rsidR="00D42A8E" w:rsidRPr="00106592">
        <w:rPr>
          <w:rFonts w:ascii="Arial" w:hAnsi="Arial"/>
          <w:color w:val="000000"/>
          <w:sz w:val="18"/>
          <w:szCs w:val="18"/>
        </w:rPr>
        <w:t xml:space="preserve"> </w:t>
      </w:r>
      <w:r w:rsidR="00485746">
        <w:rPr>
          <w:rFonts w:ascii="Arial" w:hAnsi="Arial"/>
          <w:color w:val="000000"/>
          <w:sz w:val="18"/>
          <w:szCs w:val="18"/>
          <w:lang w:val="en-US"/>
        </w:rPr>
        <w:t xml:space="preserve"> per s/f</w:t>
      </w:r>
      <w:r w:rsidR="00C86CD1" w:rsidRPr="00106592">
        <w:rPr>
          <w:rFonts w:ascii="Arial" w:hAnsi="Arial"/>
          <w:i/>
          <w:color w:val="000000"/>
          <w:sz w:val="18"/>
          <w:szCs w:val="18"/>
        </w:rPr>
        <w:t xml:space="preserve"> </w:t>
      </w:r>
      <w:r w:rsidR="00C86CD1" w:rsidRPr="00106592">
        <w:rPr>
          <w:rFonts w:ascii="Arial" w:hAnsi="Arial"/>
          <w:color w:val="000000"/>
          <w:sz w:val="18"/>
          <w:szCs w:val="18"/>
        </w:rPr>
        <w:t xml:space="preserve">based on the </w:t>
      </w:r>
      <w:r w:rsidR="007F77BD" w:rsidRPr="00106592">
        <w:rPr>
          <w:rFonts w:ascii="Arial" w:hAnsi="Arial"/>
          <w:color w:val="000000"/>
          <w:sz w:val="18"/>
          <w:szCs w:val="18"/>
        </w:rPr>
        <w:t xml:space="preserve">final </w:t>
      </w:r>
      <w:r w:rsidR="00C86CD1" w:rsidRPr="00106592">
        <w:rPr>
          <w:rFonts w:ascii="Arial" w:hAnsi="Arial"/>
          <w:color w:val="000000"/>
          <w:sz w:val="18"/>
          <w:szCs w:val="18"/>
        </w:rPr>
        <w:t>square footage of the Property as indicated in the final survey or plat</w:t>
      </w:r>
      <w:ins w:id="3" w:author="Alexander Chak" w:date="2024-01-02T12:42:00Z">
        <w:r w:rsidR="00476859">
          <w:rPr>
            <w:rFonts w:ascii="Arial" w:hAnsi="Arial"/>
            <w:color w:val="000000"/>
            <w:sz w:val="18"/>
            <w:szCs w:val="18"/>
            <w:lang w:val="en-US"/>
          </w:rPr>
          <w:t>, whichever is greater</w:t>
        </w:r>
      </w:ins>
      <w:del w:id="4" w:author="Alexander Chak" w:date="2024-01-02T12:41:00Z">
        <w:r w:rsidR="00C86CD1" w:rsidRPr="00106592" w:rsidDel="00983E97">
          <w:rPr>
            <w:rFonts w:ascii="Arial" w:hAnsi="Arial"/>
            <w:color w:val="000000"/>
            <w:sz w:val="18"/>
            <w:szCs w:val="18"/>
          </w:rPr>
          <w:delText>.</w:delText>
        </w:r>
      </w:del>
    </w:p>
    <w:p w14:paraId="1954471B" w14:textId="77777777" w:rsidR="00CD266C" w:rsidRPr="00106592" w:rsidRDefault="00CD266C" w:rsidP="00F3409D">
      <w:pPr>
        <w:pStyle w:val="ListParagraph"/>
        <w:jc w:val="both"/>
        <w:rPr>
          <w:rFonts w:ascii="Arial" w:hAnsi="Arial"/>
          <w:b/>
          <w:color w:val="000000"/>
          <w:sz w:val="18"/>
          <w:szCs w:val="18"/>
        </w:rPr>
      </w:pPr>
    </w:p>
    <w:p w14:paraId="513898AB" w14:textId="77777777" w:rsidR="00CD266C" w:rsidRPr="00106592" w:rsidRDefault="00406194" w:rsidP="00F3409D">
      <w:pPr>
        <w:pStyle w:val="Header"/>
        <w:numPr>
          <w:ilvl w:val="0"/>
          <w:numId w:val="6"/>
        </w:numPr>
        <w:tabs>
          <w:tab w:val="clear" w:pos="4320"/>
          <w:tab w:val="clear" w:pos="8640"/>
        </w:tabs>
        <w:ind w:right="-180"/>
        <w:contextualSpacing/>
        <w:jc w:val="both"/>
        <w:rPr>
          <w:rFonts w:ascii="Arial" w:hAnsi="Arial" w:cs="Arial"/>
          <w:color w:val="000000"/>
          <w:sz w:val="18"/>
          <w:szCs w:val="18"/>
        </w:rPr>
      </w:pPr>
      <w:r w:rsidRPr="00106592">
        <w:rPr>
          <w:rFonts w:ascii="Arial" w:hAnsi="Arial"/>
          <w:b/>
          <w:color w:val="000000"/>
          <w:sz w:val="18"/>
          <w:szCs w:val="18"/>
        </w:rPr>
        <w:t>Escrow Deposit:</w:t>
      </w:r>
      <w:r w:rsidR="004E1353" w:rsidRPr="00106592">
        <w:rPr>
          <w:rFonts w:ascii="Arial" w:hAnsi="Arial"/>
          <w:b/>
          <w:color w:val="000000"/>
          <w:sz w:val="18"/>
          <w:szCs w:val="18"/>
        </w:rPr>
        <w:t xml:space="preserve"> </w:t>
      </w:r>
      <w:r w:rsidRPr="00106592">
        <w:rPr>
          <w:rFonts w:ascii="Arial" w:hAnsi="Arial"/>
          <w:b/>
          <w:color w:val="000000"/>
          <w:sz w:val="18"/>
          <w:szCs w:val="18"/>
        </w:rPr>
        <w:t xml:space="preserve"> </w:t>
      </w:r>
      <w:r w:rsidR="00D15814" w:rsidRPr="00106592">
        <w:rPr>
          <w:rFonts w:ascii="Arial" w:hAnsi="Arial"/>
          <w:color w:val="000000"/>
          <w:sz w:val="18"/>
          <w:szCs w:val="18"/>
        </w:rPr>
        <w:t xml:space="preserve">Five percent </w:t>
      </w:r>
      <w:r w:rsidRPr="00106592">
        <w:rPr>
          <w:rFonts w:ascii="Arial" w:hAnsi="Arial"/>
          <w:color w:val="000000"/>
          <w:sz w:val="18"/>
          <w:szCs w:val="18"/>
        </w:rPr>
        <w:t xml:space="preserve">(5%) </w:t>
      </w:r>
      <w:r w:rsidR="00D15814" w:rsidRPr="00106592">
        <w:rPr>
          <w:rFonts w:ascii="Arial" w:hAnsi="Arial"/>
          <w:color w:val="000000"/>
          <w:sz w:val="18"/>
          <w:szCs w:val="18"/>
        </w:rPr>
        <w:t xml:space="preserve">of the final negotiated </w:t>
      </w:r>
      <w:r w:rsidR="00D15814" w:rsidRPr="00106592">
        <w:rPr>
          <w:rFonts w:ascii="Arial" w:hAnsi="Arial" w:cs="Arial"/>
          <w:color w:val="000000"/>
          <w:sz w:val="18"/>
          <w:szCs w:val="18"/>
        </w:rPr>
        <w:t xml:space="preserve">Purchase Price, </w:t>
      </w:r>
      <w:r w:rsidRPr="00106592">
        <w:rPr>
          <w:rFonts w:ascii="Arial" w:hAnsi="Arial" w:cs="Arial"/>
          <w:color w:val="000000"/>
          <w:sz w:val="18"/>
          <w:szCs w:val="18"/>
        </w:rPr>
        <w:t xml:space="preserve">in cash and due upon </w:t>
      </w:r>
      <w:r w:rsidR="00376EC3" w:rsidRPr="00106592">
        <w:rPr>
          <w:rFonts w:ascii="Arial" w:hAnsi="Arial" w:cs="Arial"/>
          <w:color w:val="000000"/>
          <w:sz w:val="18"/>
          <w:szCs w:val="18"/>
        </w:rPr>
        <w:t>mutual</w:t>
      </w:r>
      <w:r w:rsidRPr="00106592">
        <w:rPr>
          <w:rFonts w:ascii="Arial" w:hAnsi="Arial" w:cs="Arial"/>
          <w:color w:val="000000"/>
          <w:sz w:val="18"/>
          <w:szCs w:val="18"/>
        </w:rPr>
        <w:t xml:space="preserve"> execution of </w:t>
      </w:r>
      <w:r w:rsidR="00376EC3" w:rsidRPr="00106592">
        <w:rPr>
          <w:rFonts w:ascii="Arial" w:hAnsi="Arial" w:cs="Arial"/>
          <w:color w:val="000000"/>
          <w:sz w:val="18"/>
          <w:szCs w:val="18"/>
        </w:rPr>
        <w:t xml:space="preserve">the </w:t>
      </w:r>
      <w:r w:rsidRPr="00106592">
        <w:rPr>
          <w:rFonts w:ascii="Arial" w:hAnsi="Arial" w:cs="Arial"/>
          <w:color w:val="000000"/>
          <w:sz w:val="18"/>
          <w:szCs w:val="18"/>
        </w:rPr>
        <w:t>AOS</w:t>
      </w:r>
      <w:r w:rsidR="00376EC3" w:rsidRPr="00106592">
        <w:rPr>
          <w:rFonts w:ascii="Arial" w:hAnsi="Arial" w:cs="Arial"/>
          <w:color w:val="000000"/>
          <w:sz w:val="18"/>
          <w:szCs w:val="18"/>
        </w:rPr>
        <w:t>,</w:t>
      </w:r>
      <w:r w:rsidRPr="00106592">
        <w:rPr>
          <w:rFonts w:ascii="Arial" w:hAnsi="Arial" w:cs="Arial"/>
          <w:color w:val="000000"/>
          <w:sz w:val="18"/>
          <w:szCs w:val="18"/>
        </w:rPr>
        <w:t xml:space="preserve"> which becomes no</w:t>
      </w:r>
      <w:r w:rsidR="00D0424F" w:rsidRPr="00106592">
        <w:rPr>
          <w:rFonts w:ascii="Arial" w:hAnsi="Arial" w:cs="Arial"/>
          <w:color w:val="000000"/>
          <w:sz w:val="18"/>
          <w:szCs w:val="18"/>
        </w:rPr>
        <w:t>n-refundable at the end of the “</w:t>
      </w:r>
      <w:r w:rsidRPr="00106592">
        <w:rPr>
          <w:rFonts w:ascii="Arial" w:hAnsi="Arial" w:cs="Arial"/>
          <w:color w:val="000000"/>
          <w:sz w:val="18"/>
          <w:szCs w:val="18"/>
        </w:rPr>
        <w:t>Due</w:t>
      </w:r>
      <w:r w:rsidR="00CD266C" w:rsidRPr="00106592">
        <w:rPr>
          <w:rFonts w:ascii="Arial" w:hAnsi="Arial" w:cs="Arial"/>
          <w:color w:val="000000"/>
          <w:sz w:val="18"/>
          <w:szCs w:val="18"/>
        </w:rPr>
        <w:t xml:space="preserve"> Diligence Period</w:t>
      </w:r>
      <w:r w:rsidR="00D0424F" w:rsidRPr="00106592">
        <w:rPr>
          <w:rFonts w:ascii="Arial" w:hAnsi="Arial" w:cs="Arial"/>
          <w:color w:val="000000"/>
          <w:sz w:val="18"/>
          <w:szCs w:val="18"/>
        </w:rPr>
        <w:t>”</w:t>
      </w:r>
      <w:r w:rsidRPr="00106592">
        <w:rPr>
          <w:rFonts w:ascii="Arial" w:hAnsi="Arial" w:cs="Arial"/>
          <w:color w:val="000000"/>
          <w:sz w:val="18"/>
          <w:szCs w:val="18"/>
        </w:rPr>
        <w:t>, as hereinafter defined.</w:t>
      </w:r>
    </w:p>
    <w:p w14:paraId="0345CB5D" w14:textId="77777777" w:rsidR="00CD266C" w:rsidRPr="00106592" w:rsidRDefault="00CD266C" w:rsidP="00F3409D">
      <w:pPr>
        <w:pStyle w:val="ListParagraph"/>
        <w:jc w:val="both"/>
        <w:rPr>
          <w:rFonts w:ascii="Arial" w:hAnsi="Arial" w:cs="Arial"/>
          <w:color w:val="000000"/>
          <w:sz w:val="18"/>
          <w:szCs w:val="18"/>
        </w:rPr>
      </w:pPr>
    </w:p>
    <w:p w14:paraId="27977033" w14:textId="77777777" w:rsidR="005E5FF2" w:rsidRPr="00106592" w:rsidRDefault="00886097" w:rsidP="00106592">
      <w:pPr>
        <w:pStyle w:val="Header"/>
        <w:numPr>
          <w:ilvl w:val="0"/>
          <w:numId w:val="6"/>
        </w:numPr>
        <w:tabs>
          <w:tab w:val="clear" w:pos="4320"/>
          <w:tab w:val="clear" w:pos="8640"/>
        </w:tabs>
        <w:ind w:right="-180"/>
        <w:contextualSpacing/>
        <w:jc w:val="both"/>
        <w:rPr>
          <w:rFonts w:ascii="Arial" w:hAnsi="Arial"/>
          <w:color w:val="000000"/>
          <w:sz w:val="18"/>
          <w:szCs w:val="18"/>
        </w:rPr>
      </w:pPr>
      <w:r w:rsidRPr="00106592">
        <w:rPr>
          <w:rFonts w:ascii="Arial" w:hAnsi="Arial" w:cs="Arial"/>
          <w:b/>
          <w:color w:val="000000"/>
          <w:sz w:val="18"/>
          <w:szCs w:val="18"/>
        </w:rPr>
        <w:t>ALT</w:t>
      </w:r>
      <w:r w:rsidR="00D03F40" w:rsidRPr="00106592">
        <w:rPr>
          <w:rFonts w:ascii="Arial" w:hAnsi="Arial" w:cs="Arial"/>
          <w:b/>
          <w:color w:val="000000"/>
          <w:sz w:val="18"/>
          <w:szCs w:val="18"/>
        </w:rPr>
        <w:t xml:space="preserve">A </w:t>
      </w:r>
      <w:r w:rsidR="00376EC3" w:rsidRPr="00106592">
        <w:rPr>
          <w:rFonts w:ascii="Arial" w:hAnsi="Arial" w:cs="Arial"/>
          <w:b/>
          <w:color w:val="000000"/>
          <w:sz w:val="18"/>
          <w:szCs w:val="18"/>
        </w:rPr>
        <w:t xml:space="preserve">Survey of Property, </w:t>
      </w:r>
      <w:r w:rsidR="00406194" w:rsidRPr="00106592">
        <w:rPr>
          <w:rFonts w:ascii="Arial" w:hAnsi="Arial" w:cs="Arial"/>
          <w:b/>
          <w:color w:val="000000"/>
          <w:sz w:val="18"/>
          <w:szCs w:val="18"/>
        </w:rPr>
        <w:t>Legal Description of Any Necessary Easements</w:t>
      </w:r>
      <w:r w:rsidR="00376EC3" w:rsidRPr="00106592">
        <w:rPr>
          <w:rFonts w:ascii="Arial" w:hAnsi="Arial" w:cs="Arial"/>
          <w:b/>
          <w:color w:val="000000"/>
          <w:sz w:val="18"/>
          <w:szCs w:val="18"/>
        </w:rPr>
        <w:t xml:space="preserve"> &amp; As-Built Survey</w:t>
      </w:r>
      <w:r w:rsidR="00406194" w:rsidRPr="00106592">
        <w:rPr>
          <w:rFonts w:ascii="Arial" w:hAnsi="Arial" w:cs="Arial"/>
          <w:b/>
          <w:color w:val="000000"/>
          <w:sz w:val="18"/>
          <w:szCs w:val="18"/>
        </w:rPr>
        <w:t>:</w:t>
      </w:r>
      <w:r w:rsidR="00406194" w:rsidRPr="00106592">
        <w:rPr>
          <w:rFonts w:ascii="Arial" w:hAnsi="Arial" w:cs="Arial"/>
          <w:color w:val="000000"/>
          <w:sz w:val="18"/>
          <w:szCs w:val="18"/>
        </w:rPr>
        <w:t xml:space="preserve">  Obtained by Purchaser</w:t>
      </w:r>
      <w:r w:rsidR="0000178A" w:rsidRPr="00106592">
        <w:rPr>
          <w:rFonts w:ascii="Arial" w:hAnsi="Arial" w:cs="Arial"/>
          <w:color w:val="000000"/>
          <w:sz w:val="18"/>
          <w:szCs w:val="18"/>
        </w:rPr>
        <w:t>, at Purchaser’s expense</w:t>
      </w:r>
      <w:r w:rsidR="00406194" w:rsidRPr="00106592">
        <w:rPr>
          <w:rFonts w:ascii="Arial" w:hAnsi="Arial" w:cs="Arial"/>
          <w:color w:val="000000"/>
          <w:sz w:val="18"/>
          <w:szCs w:val="18"/>
        </w:rPr>
        <w:t xml:space="preserve">. </w:t>
      </w:r>
      <w:r w:rsidR="00106592" w:rsidRPr="00106592">
        <w:rPr>
          <w:rFonts w:ascii="Arial" w:hAnsi="Arial"/>
          <w:color w:val="000000"/>
          <w:sz w:val="18"/>
          <w:szCs w:val="18"/>
        </w:rPr>
        <w:t xml:space="preserve">Purchaser shall provide Seller with an as-built survey no later than sixty (60) days after completion of its Improvements, and shall include any encroachments or utility easements on Walmart’s adjacent property.  </w:t>
      </w:r>
    </w:p>
    <w:p w14:paraId="77B81DF5" w14:textId="77777777" w:rsidR="005E5FF2" w:rsidRPr="00106592" w:rsidRDefault="005E5FF2" w:rsidP="005E5FF2">
      <w:pPr>
        <w:pStyle w:val="Header"/>
        <w:tabs>
          <w:tab w:val="clear" w:pos="4320"/>
          <w:tab w:val="clear" w:pos="8640"/>
        </w:tabs>
        <w:ind w:left="360" w:right="-180"/>
        <w:contextualSpacing/>
        <w:jc w:val="both"/>
        <w:rPr>
          <w:rFonts w:ascii="Arial" w:hAnsi="Arial" w:cs="Arial"/>
          <w:color w:val="000000"/>
          <w:sz w:val="18"/>
          <w:szCs w:val="18"/>
        </w:rPr>
      </w:pPr>
    </w:p>
    <w:p w14:paraId="6D623125" w14:textId="77777777" w:rsidR="00C1067F" w:rsidRPr="00106592" w:rsidRDefault="00C1067F" w:rsidP="00F3409D">
      <w:pPr>
        <w:pStyle w:val="Header"/>
        <w:numPr>
          <w:ilvl w:val="0"/>
          <w:numId w:val="6"/>
        </w:numPr>
        <w:tabs>
          <w:tab w:val="clear" w:pos="4320"/>
          <w:tab w:val="clear" w:pos="8640"/>
        </w:tabs>
        <w:ind w:right="-180"/>
        <w:contextualSpacing/>
        <w:jc w:val="both"/>
        <w:rPr>
          <w:rFonts w:ascii="Arial" w:hAnsi="Arial" w:cs="Arial"/>
          <w:color w:val="000000"/>
          <w:sz w:val="18"/>
          <w:szCs w:val="18"/>
        </w:rPr>
      </w:pPr>
      <w:r w:rsidRPr="00106592">
        <w:rPr>
          <w:rFonts w:ascii="Arial" w:hAnsi="Arial" w:cs="Arial"/>
          <w:b/>
          <w:color w:val="000000"/>
          <w:sz w:val="18"/>
          <w:szCs w:val="18"/>
        </w:rPr>
        <w:t>T</w:t>
      </w:r>
      <w:r w:rsidR="00406194" w:rsidRPr="00106592">
        <w:rPr>
          <w:rFonts w:ascii="Arial" w:hAnsi="Arial" w:cs="Arial"/>
          <w:b/>
          <w:color w:val="000000"/>
          <w:sz w:val="18"/>
          <w:szCs w:val="18"/>
        </w:rPr>
        <w:t>itle Insurance:</w:t>
      </w:r>
      <w:r w:rsidR="00406194" w:rsidRPr="00106592">
        <w:rPr>
          <w:rFonts w:ascii="Arial" w:hAnsi="Arial" w:cs="Arial"/>
          <w:color w:val="000000"/>
          <w:sz w:val="18"/>
          <w:szCs w:val="18"/>
        </w:rPr>
        <w:t xml:space="preserve">  Ordered by Seller, at Purchaser’s expense, within </w:t>
      </w:r>
      <w:r w:rsidR="00B12D5F">
        <w:rPr>
          <w:rFonts w:ascii="Arial" w:hAnsi="Arial" w:cs="Arial"/>
          <w:color w:val="000000"/>
          <w:sz w:val="18"/>
          <w:szCs w:val="18"/>
        </w:rPr>
        <w:t>fifteen</w:t>
      </w:r>
      <w:r w:rsidR="009221D9" w:rsidRPr="00106592">
        <w:rPr>
          <w:rFonts w:ascii="Arial" w:hAnsi="Arial" w:cs="Arial"/>
          <w:color w:val="000000"/>
          <w:sz w:val="18"/>
          <w:szCs w:val="18"/>
        </w:rPr>
        <w:t xml:space="preserve"> (</w:t>
      </w:r>
      <w:r w:rsidR="00B12D5F">
        <w:rPr>
          <w:rFonts w:ascii="Arial" w:hAnsi="Arial" w:cs="Arial"/>
          <w:color w:val="000000"/>
          <w:sz w:val="18"/>
          <w:szCs w:val="18"/>
        </w:rPr>
        <w:t>1</w:t>
      </w:r>
      <w:r w:rsidR="009221D9" w:rsidRPr="00106592">
        <w:rPr>
          <w:rFonts w:ascii="Arial" w:hAnsi="Arial" w:cs="Arial"/>
          <w:color w:val="000000"/>
          <w:sz w:val="18"/>
          <w:szCs w:val="18"/>
        </w:rPr>
        <w:t>5) days after execution and Title Company’s receipt of the Deposit</w:t>
      </w:r>
      <w:r w:rsidR="00406194" w:rsidRPr="00106592">
        <w:rPr>
          <w:rFonts w:ascii="Arial" w:hAnsi="Arial" w:cs="Arial"/>
          <w:color w:val="000000"/>
          <w:sz w:val="18"/>
          <w:szCs w:val="18"/>
        </w:rPr>
        <w:t>.</w:t>
      </w:r>
      <w:r w:rsidR="00F53378" w:rsidRPr="00106592">
        <w:rPr>
          <w:rFonts w:ascii="Arial" w:hAnsi="Arial" w:cs="Arial"/>
          <w:color w:val="000000"/>
          <w:sz w:val="18"/>
          <w:szCs w:val="18"/>
        </w:rPr>
        <w:t xml:space="preserve">  Seller </w:t>
      </w:r>
      <w:r w:rsidR="00353F60" w:rsidRPr="00106592">
        <w:rPr>
          <w:rFonts w:ascii="Arial" w:hAnsi="Arial" w:cs="Arial"/>
          <w:color w:val="000000"/>
          <w:sz w:val="18"/>
          <w:szCs w:val="18"/>
        </w:rPr>
        <w:t>shall</w:t>
      </w:r>
      <w:r w:rsidR="00F53378" w:rsidRPr="00106592">
        <w:rPr>
          <w:rFonts w:ascii="Arial" w:hAnsi="Arial" w:cs="Arial"/>
          <w:color w:val="000000"/>
          <w:sz w:val="18"/>
          <w:szCs w:val="18"/>
        </w:rPr>
        <w:t xml:space="preserve"> determine which Title Company will be used for this transaction. </w:t>
      </w:r>
    </w:p>
    <w:p w14:paraId="6B043D11" w14:textId="77777777" w:rsidR="00C1067F" w:rsidRPr="00106592" w:rsidRDefault="00C1067F" w:rsidP="00F3409D">
      <w:pPr>
        <w:pStyle w:val="ListParagraph"/>
        <w:jc w:val="both"/>
        <w:rPr>
          <w:rFonts w:ascii="Arial" w:hAnsi="Arial" w:cs="Arial"/>
          <w:color w:val="000000"/>
          <w:sz w:val="18"/>
          <w:szCs w:val="18"/>
        </w:rPr>
      </w:pPr>
    </w:p>
    <w:p w14:paraId="1CA7B348" w14:textId="77777777" w:rsidR="00970C7E" w:rsidRPr="00106592" w:rsidRDefault="00406194" w:rsidP="00F3409D">
      <w:pPr>
        <w:pStyle w:val="Header"/>
        <w:numPr>
          <w:ilvl w:val="0"/>
          <w:numId w:val="6"/>
        </w:numPr>
        <w:tabs>
          <w:tab w:val="clear" w:pos="4320"/>
          <w:tab w:val="clear" w:pos="8640"/>
        </w:tabs>
        <w:ind w:right="-187"/>
        <w:contextualSpacing/>
        <w:jc w:val="both"/>
        <w:rPr>
          <w:rFonts w:ascii="Arial" w:hAnsi="Arial" w:cs="Arial"/>
          <w:color w:val="000000"/>
          <w:sz w:val="18"/>
          <w:szCs w:val="18"/>
        </w:rPr>
      </w:pPr>
      <w:r w:rsidRPr="00106592">
        <w:rPr>
          <w:rFonts w:ascii="Arial" w:hAnsi="Arial" w:cs="Arial"/>
          <w:b/>
          <w:color w:val="000000"/>
          <w:sz w:val="18"/>
          <w:szCs w:val="18"/>
        </w:rPr>
        <w:t xml:space="preserve">Transfer, Sales Taxes, </w:t>
      </w:r>
      <w:r w:rsidR="00200E09" w:rsidRPr="00106592">
        <w:rPr>
          <w:rFonts w:ascii="Arial" w:hAnsi="Arial" w:cs="Arial"/>
          <w:b/>
          <w:color w:val="000000"/>
          <w:sz w:val="18"/>
          <w:szCs w:val="18"/>
        </w:rPr>
        <w:t xml:space="preserve">Closing Costs </w:t>
      </w:r>
      <w:r w:rsidRPr="00106592">
        <w:rPr>
          <w:rFonts w:ascii="Arial" w:hAnsi="Arial" w:cs="Arial"/>
          <w:b/>
          <w:color w:val="000000"/>
          <w:sz w:val="18"/>
          <w:szCs w:val="18"/>
        </w:rPr>
        <w:t>&amp; Fees:</w:t>
      </w:r>
      <w:r w:rsidRPr="00106592">
        <w:rPr>
          <w:rFonts w:ascii="Arial" w:hAnsi="Arial" w:cs="Arial"/>
          <w:color w:val="000000"/>
          <w:sz w:val="18"/>
          <w:szCs w:val="18"/>
        </w:rPr>
        <w:t xml:space="preserve"> </w:t>
      </w:r>
      <w:r w:rsidR="00AE62C8" w:rsidRPr="00106592">
        <w:rPr>
          <w:rFonts w:ascii="Arial" w:hAnsi="Arial" w:cs="Arial"/>
          <w:color w:val="000000"/>
          <w:sz w:val="18"/>
          <w:szCs w:val="18"/>
        </w:rPr>
        <w:t xml:space="preserve"> T</w:t>
      </w:r>
      <w:r w:rsidR="00200E09" w:rsidRPr="00106592">
        <w:rPr>
          <w:rFonts w:ascii="Arial" w:hAnsi="Arial" w:cs="Arial"/>
          <w:color w:val="000000"/>
          <w:sz w:val="18"/>
          <w:szCs w:val="18"/>
        </w:rPr>
        <w:t>o be paid by Purchaser (p</w:t>
      </w:r>
      <w:r w:rsidRPr="00106592">
        <w:rPr>
          <w:rFonts w:ascii="Arial" w:hAnsi="Arial" w:cs="Arial"/>
          <w:color w:val="000000"/>
          <w:sz w:val="18"/>
          <w:szCs w:val="18"/>
        </w:rPr>
        <w:t>r</w:t>
      </w:r>
      <w:r w:rsidR="00886097" w:rsidRPr="00106592">
        <w:rPr>
          <w:rFonts w:ascii="Arial" w:hAnsi="Arial" w:cs="Arial"/>
          <w:color w:val="000000"/>
          <w:sz w:val="18"/>
          <w:szCs w:val="18"/>
        </w:rPr>
        <w:t xml:space="preserve">operty taxes will be pro-rated </w:t>
      </w:r>
      <w:r w:rsidRPr="00106592">
        <w:rPr>
          <w:rFonts w:ascii="Arial" w:hAnsi="Arial" w:cs="Arial"/>
          <w:color w:val="000000"/>
          <w:sz w:val="18"/>
          <w:szCs w:val="18"/>
        </w:rPr>
        <w:t>at closin</w:t>
      </w:r>
      <w:r w:rsidR="00200E09" w:rsidRPr="00106592">
        <w:rPr>
          <w:rFonts w:ascii="Arial" w:hAnsi="Arial" w:cs="Arial"/>
          <w:color w:val="000000"/>
          <w:sz w:val="18"/>
          <w:szCs w:val="18"/>
        </w:rPr>
        <w:t>g).</w:t>
      </w:r>
    </w:p>
    <w:p w14:paraId="68959F9B" w14:textId="77777777" w:rsidR="00353F60" w:rsidRPr="00106592" w:rsidRDefault="00353F60" w:rsidP="00353F60">
      <w:pPr>
        <w:pStyle w:val="Header"/>
        <w:tabs>
          <w:tab w:val="clear" w:pos="4320"/>
          <w:tab w:val="clear" w:pos="8640"/>
        </w:tabs>
        <w:ind w:left="360" w:right="-187"/>
        <w:contextualSpacing/>
        <w:jc w:val="both"/>
        <w:rPr>
          <w:rFonts w:ascii="Arial" w:hAnsi="Arial" w:cs="Arial"/>
          <w:color w:val="000000"/>
          <w:sz w:val="18"/>
          <w:szCs w:val="18"/>
        </w:rPr>
      </w:pPr>
    </w:p>
    <w:p w14:paraId="4F18DDF7" w14:textId="77777777" w:rsidR="00353F60" w:rsidRPr="00106592" w:rsidRDefault="00353F60" w:rsidP="00353F60">
      <w:pPr>
        <w:pStyle w:val="Header"/>
        <w:numPr>
          <w:ilvl w:val="0"/>
          <w:numId w:val="6"/>
        </w:numPr>
        <w:tabs>
          <w:tab w:val="clear" w:pos="4320"/>
          <w:tab w:val="clear" w:pos="8640"/>
        </w:tabs>
        <w:ind w:right="-187"/>
        <w:contextualSpacing/>
        <w:jc w:val="both"/>
        <w:rPr>
          <w:rFonts w:ascii="Arial" w:hAnsi="Arial" w:cs="Arial"/>
          <w:color w:val="000000"/>
          <w:sz w:val="18"/>
          <w:szCs w:val="18"/>
        </w:rPr>
      </w:pPr>
      <w:r w:rsidRPr="00106592">
        <w:rPr>
          <w:rFonts w:ascii="Arial" w:hAnsi="Arial" w:cs="Arial"/>
          <w:b/>
          <w:color w:val="000000"/>
          <w:sz w:val="18"/>
          <w:szCs w:val="18"/>
        </w:rPr>
        <w:t>Common Area Maintenance</w:t>
      </w:r>
      <w:r w:rsidR="003406A9" w:rsidRPr="003406A9">
        <w:rPr>
          <w:rFonts w:ascii="Arial" w:hAnsi="Arial"/>
          <w:color w:val="000000"/>
          <w:sz w:val="18"/>
          <w:szCs w:val="18"/>
        </w:rPr>
        <w:t xml:space="preserve"> </w:t>
      </w:r>
      <w:r w:rsidR="00DB3200">
        <w:rPr>
          <w:rFonts w:ascii="Arial" w:hAnsi="Arial"/>
          <w:color w:val="000000"/>
          <w:sz w:val="18"/>
          <w:szCs w:val="18"/>
        </w:rPr>
        <w:t xml:space="preserve">If the Premises are subject to common area maintenance and related fees under an existing ECR or other governing document, </w:t>
      </w:r>
      <w:r w:rsidR="00DB3200">
        <w:rPr>
          <w:rFonts w:ascii="Arial" w:hAnsi="Arial"/>
          <w:color w:val="000000"/>
          <w:sz w:val="18"/>
          <w:szCs w:val="18"/>
          <w:lang w:val="en-US"/>
        </w:rPr>
        <w:t>Purchaser</w:t>
      </w:r>
      <w:r w:rsidR="00DB3200">
        <w:rPr>
          <w:rFonts w:ascii="Arial" w:hAnsi="Arial"/>
          <w:color w:val="000000"/>
          <w:sz w:val="18"/>
          <w:szCs w:val="18"/>
        </w:rPr>
        <w:t xml:space="preserve"> shall be responsible for payment of its proportionate share. </w:t>
      </w:r>
      <w:r w:rsidR="00DB3200">
        <w:rPr>
          <w:rFonts w:ascii="Arial" w:hAnsi="Arial"/>
          <w:color w:val="000000"/>
          <w:sz w:val="18"/>
          <w:szCs w:val="18"/>
          <w:lang w:val="en-US"/>
        </w:rPr>
        <w:t>Purchaser</w:t>
      </w:r>
      <w:r w:rsidR="00DB3200">
        <w:rPr>
          <w:rFonts w:ascii="Arial" w:hAnsi="Arial"/>
          <w:color w:val="000000"/>
          <w:sz w:val="18"/>
          <w:szCs w:val="18"/>
        </w:rPr>
        <w:t xml:space="preserve"> shall also be responsible for the maintenance of the Premises and all utility costs.</w:t>
      </w:r>
      <w:r w:rsidR="003406A9" w:rsidRPr="00F110F5">
        <w:rPr>
          <w:rFonts w:ascii="Arial" w:hAnsi="Arial"/>
          <w:color w:val="000000"/>
          <w:sz w:val="18"/>
          <w:szCs w:val="18"/>
        </w:rPr>
        <w:t xml:space="preserve"> </w:t>
      </w:r>
      <w:r w:rsidRPr="00106592">
        <w:rPr>
          <w:rFonts w:ascii="Arial" w:hAnsi="Arial" w:cs="Arial"/>
          <w:color w:val="000000"/>
          <w:sz w:val="18"/>
          <w:szCs w:val="18"/>
        </w:rPr>
        <w:t xml:space="preserve"> </w:t>
      </w:r>
    </w:p>
    <w:p w14:paraId="080832B6" w14:textId="77777777" w:rsidR="00970C7E" w:rsidRPr="00106592" w:rsidRDefault="00970C7E" w:rsidP="00F3409D">
      <w:pPr>
        <w:pStyle w:val="ListParagraph"/>
        <w:jc w:val="both"/>
        <w:rPr>
          <w:rFonts w:ascii="Arial" w:hAnsi="Arial" w:cs="Arial"/>
          <w:color w:val="000000"/>
          <w:sz w:val="18"/>
          <w:szCs w:val="18"/>
        </w:rPr>
      </w:pPr>
    </w:p>
    <w:p w14:paraId="3D8E2BC3" w14:textId="5B82D17A" w:rsidR="00B71887" w:rsidRPr="00106592" w:rsidRDefault="00406194" w:rsidP="00F3409D">
      <w:pPr>
        <w:pStyle w:val="Header"/>
        <w:numPr>
          <w:ilvl w:val="0"/>
          <w:numId w:val="6"/>
        </w:numPr>
        <w:tabs>
          <w:tab w:val="clear" w:pos="4320"/>
          <w:tab w:val="clear" w:pos="8640"/>
        </w:tabs>
        <w:ind w:right="-187"/>
        <w:contextualSpacing/>
        <w:jc w:val="both"/>
        <w:rPr>
          <w:rFonts w:ascii="Arial" w:hAnsi="Arial"/>
          <w:bCs/>
          <w:color w:val="000000"/>
          <w:sz w:val="18"/>
          <w:szCs w:val="18"/>
        </w:rPr>
      </w:pPr>
      <w:r w:rsidRPr="00106592">
        <w:rPr>
          <w:rFonts w:ascii="Arial" w:hAnsi="Arial" w:cs="Arial"/>
          <w:b/>
          <w:color w:val="000000"/>
          <w:sz w:val="18"/>
          <w:szCs w:val="18"/>
        </w:rPr>
        <w:t>Due Diligence Period:</w:t>
      </w:r>
      <w:r w:rsidR="004E1353" w:rsidRPr="00106592">
        <w:rPr>
          <w:rFonts w:ascii="Arial" w:hAnsi="Arial" w:cs="Arial"/>
          <w:b/>
          <w:color w:val="000000"/>
          <w:sz w:val="18"/>
          <w:szCs w:val="18"/>
        </w:rPr>
        <w:t xml:space="preserve"> </w:t>
      </w:r>
      <w:r w:rsidRPr="00106592">
        <w:rPr>
          <w:rFonts w:ascii="Arial" w:hAnsi="Arial" w:cs="Arial"/>
          <w:color w:val="000000"/>
          <w:sz w:val="18"/>
          <w:szCs w:val="18"/>
        </w:rPr>
        <w:t xml:space="preserve"> </w:t>
      </w:r>
      <w:r w:rsidR="00970C7E" w:rsidRPr="00106592">
        <w:rPr>
          <w:rFonts w:ascii="Arial" w:hAnsi="Arial" w:cs="Arial"/>
          <w:color w:val="000000"/>
          <w:sz w:val="18"/>
          <w:szCs w:val="18"/>
        </w:rPr>
        <w:t xml:space="preserve">___________ </w:t>
      </w:r>
      <w:r w:rsidRPr="00106592">
        <w:rPr>
          <w:rFonts w:ascii="Arial" w:hAnsi="Arial" w:cs="Arial"/>
          <w:color w:val="000000"/>
          <w:sz w:val="18"/>
          <w:szCs w:val="18"/>
        </w:rPr>
        <w:t>days after full execution of the AOS</w:t>
      </w:r>
      <w:r w:rsidR="00886097" w:rsidRPr="00106592">
        <w:rPr>
          <w:rFonts w:ascii="Arial" w:hAnsi="Arial" w:cs="Arial"/>
          <w:color w:val="000000"/>
          <w:sz w:val="18"/>
          <w:szCs w:val="18"/>
        </w:rPr>
        <w:t>,</w:t>
      </w:r>
      <w:r w:rsidRPr="00106592">
        <w:rPr>
          <w:rFonts w:ascii="Arial" w:hAnsi="Arial" w:cs="Arial"/>
          <w:color w:val="000000"/>
          <w:sz w:val="18"/>
          <w:szCs w:val="18"/>
        </w:rPr>
        <w:t xml:space="preserve"> provid</w:t>
      </w:r>
      <w:r w:rsidR="00DF1CD2" w:rsidRPr="00106592">
        <w:rPr>
          <w:rFonts w:ascii="Arial" w:hAnsi="Arial" w:cs="Arial"/>
          <w:color w:val="000000"/>
          <w:sz w:val="18"/>
          <w:szCs w:val="18"/>
        </w:rPr>
        <w:t xml:space="preserve">ed the AOS is executed within </w:t>
      </w:r>
      <w:r w:rsidR="00D0424F" w:rsidRPr="00106592">
        <w:rPr>
          <w:rFonts w:ascii="Arial" w:hAnsi="Arial" w:cs="Arial"/>
          <w:color w:val="000000"/>
          <w:sz w:val="18"/>
          <w:szCs w:val="18"/>
        </w:rPr>
        <w:t>forty</w:t>
      </w:r>
      <w:r w:rsidR="00DF1CD2" w:rsidRPr="00106592">
        <w:rPr>
          <w:rFonts w:ascii="Arial" w:hAnsi="Arial" w:cs="Arial"/>
          <w:color w:val="000000"/>
          <w:sz w:val="18"/>
          <w:szCs w:val="18"/>
        </w:rPr>
        <w:t>-five (45</w:t>
      </w:r>
      <w:r w:rsidRPr="00106592">
        <w:rPr>
          <w:rFonts w:ascii="Arial" w:hAnsi="Arial" w:cs="Arial"/>
          <w:color w:val="000000"/>
          <w:sz w:val="18"/>
          <w:szCs w:val="18"/>
        </w:rPr>
        <w:t xml:space="preserve">) days after Walmart Realty Committee approval.  </w:t>
      </w:r>
      <w:r w:rsidR="00D0424F" w:rsidRPr="00106592">
        <w:rPr>
          <w:rFonts w:ascii="Arial" w:hAnsi="Arial" w:cs="Arial"/>
          <w:b/>
          <w:color w:val="000000"/>
          <w:sz w:val="18"/>
          <w:szCs w:val="18"/>
        </w:rPr>
        <w:t>Time is of the essence.</w:t>
      </w:r>
      <w:r w:rsidR="00D0424F" w:rsidRPr="00106592">
        <w:rPr>
          <w:rFonts w:ascii="Arial" w:hAnsi="Arial" w:cs="Arial"/>
          <w:color w:val="000000"/>
          <w:sz w:val="18"/>
          <w:szCs w:val="18"/>
        </w:rPr>
        <w:t xml:space="preserve">  </w:t>
      </w:r>
      <w:r w:rsidR="008F1E89" w:rsidRPr="00106592">
        <w:rPr>
          <w:rFonts w:ascii="Arial" w:hAnsi="Arial"/>
          <w:b/>
          <w:color w:val="000000"/>
          <w:sz w:val="18"/>
          <w:szCs w:val="18"/>
        </w:rPr>
        <w:t>Purchaser shall begin due diligence investigations immediately upon execution of the AOS.</w:t>
      </w:r>
    </w:p>
    <w:p w14:paraId="1231A1CC" w14:textId="77777777" w:rsidR="00B71887" w:rsidRPr="00106592" w:rsidRDefault="00B71887" w:rsidP="00F3409D">
      <w:pPr>
        <w:pStyle w:val="ListParagraph"/>
        <w:jc w:val="both"/>
        <w:rPr>
          <w:rFonts w:ascii="Arial" w:hAnsi="Arial"/>
          <w:b/>
          <w:color w:val="000000"/>
          <w:sz w:val="18"/>
          <w:szCs w:val="18"/>
        </w:rPr>
      </w:pPr>
    </w:p>
    <w:p w14:paraId="1518CD4E" w14:textId="45EE3E11" w:rsidR="00C72A46" w:rsidRDefault="00C72A46" w:rsidP="00F3409D">
      <w:pPr>
        <w:pStyle w:val="Header"/>
        <w:tabs>
          <w:tab w:val="clear" w:pos="4320"/>
          <w:tab w:val="clear" w:pos="8640"/>
        </w:tabs>
        <w:ind w:left="360" w:right="-187"/>
        <w:contextualSpacing/>
        <w:jc w:val="both"/>
        <w:rPr>
          <w:rFonts w:ascii="Arial" w:hAnsi="Arial"/>
          <w:b/>
          <w:color w:val="000000"/>
          <w:sz w:val="18"/>
          <w:szCs w:val="18"/>
        </w:rPr>
      </w:pPr>
      <w:r w:rsidRPr="00106592">
        <w:rPr>
          <w:rFonts w:ascii="Arial" w:hAnsi="Arial"/>
          <w:color w:val="000000"/>
          <w:sz w:val="18"/>
          <w:szCs w:val="18"/>
        </w:rPr>
        <w:t>During the Due Diligence Period</w:t>
      </w:r>
      <w:r w:rsidRPr="00106592">
        <w:rPr>
          <w:rFonts w:ascii="Arial" w:hAnsi="Arial"/>
          <w:b/>
          <w:color w:val="000000"/>
          <w:sz w:val="18"/>
          <w:szCs w:val="18"/>
        </w:rPr>
        <w:t xml:space="preserve">, </w:t>
      </w:r>
      <w:r w:rsidRPr="00106592">
        <w:rPr>
          <w:rFonts w:ascii="Arial" w:hAnsi="Arial"/>
          <w:color w:val="000000"/>
          <w:sz w:val="18"/>
          <w:szCs w:val="18"/>
        </w:rPr>
        <w:t xml:space="preserve">Purchaser will perform a survey, </w:t>
      </w:r>
      <w:r w:rsidR="003B76B9">
        <w:rPr>
          <w:rFonts w:ascii="Arial" w:hAnsi="Arial"/>
          <w:color w:val="000000"/>
          <w:sz w:val="18"/>
          <w:szCs w:val="18"/>
          <w:lang w:val="en-US"/>
        </w:rPr>
        <w:t xml:space="preserve">prepare a plat, </w:t>
      </w:r>
      <w:r w:rsidRPr="00106592">
        <w:rPr>
          <w:rFonts w:ascii="Arial" w:hAnsi="Arial"/>
          <w:color w:val="000000"/>
          <w:sz w:val="18"/>
          <w:szCs w:val="18"/>
        </w:rPr>
        <w:t>conduct engineering studies, title examination</w:t>
      </w:r>
      <w:r w:rsidR="000E1EC0" w:rsidRPr="00106592">
        <w:rPr>
          <w:rFonts w:ascii="Arial" w:hAnsi="Arial"/>
          <w:color w:val="000000"/>
          <w:sz w:val="18"/>
          <w:szCs w:val="18"/>
        </w:rPr>
        <w:t>(s)</w:t>
      </w:r>
      <w:r w:rsidRPr="00106592">
        <w:rPr>
          <w:rFonts w:ascii="Arial" w:hAnsi="Arial"/>
          <w:color w:val="000000"/>
          <w:sz w:val="18"/>
          <w:szCs w:val="18"/>
        </w:rPr>
        <w:t xml:space="preserve"> and such other inspections and examinations as Purchaser deems necessary and/or appropriate and submit copies thereof </w:t>
      </w:r>
      <w:r w:rsidR="00D0424F" w:rsidRPr="00106592">
        <w:rPr>
          <w:rFonts w:ascii="Arial" w:hAnsi="Arial"/>
          <w:color w:val="000000"/>
          <w:sz w:val="18"/>
          <w:szCs w:val="18"/>
        </w:rPr>
        <w:t xml:space="preserve">to Seller.  If, during the </w:t>
      </w:r>
      <w:r w:rsidRPr="00106592">
        <w:rPr>
          <w:rFonts w:ascii="Arial" w:hAnsi="Arial"/>
          <w:color w:val="000000"/>
          <w:sz w:val="18"/>
          <w:szCs w:val="18"/>
        </w:rPr>
        <w:t xml:space="preserve">Due Diligence Period, the survey discloses a condition rendering the property unusable, or if the results of analyses, test borings, or other studies disclose that the physical condition of the Property, including the existence of hazardous wastes and toxic substances, will prevent Purchaser from reasonably developing the Property for the intended use, Purchaser shall have the right to terminate the AOS and have the Escrow Deposit refunded.  Any other termination of the </w:t>
      </w:r>
      <w:r w:rsidR="000E1EC0" w:rsidRPr="00106592">
        <w:rPr>
          <w:rFonts w:ascii="Arial" w:hAnsi="Arial"/>
          <w:color w:val="000000"/>
          <w:sz w:val="18"/>
          <w:szCs w:val="18"/>
        </w:rPr>
        <w:t>AOS</w:t>
      </w:r>
      <w:r w:rsidRPr="00106592">
        <w:rPr>
          <w:rFonts w:ascii="Arial" w:hAnsi="Arial"/>
          <w:color w:val="000000"/>
          <w:sz w:val="18"/>
          <w:szCs w:val="18"/>
        </w:rPr>
        <w:t xml:space="preserve"> shall result in Buyer’s forfeiture of Escrow Deposit. </w:t>
      </w:r>
    </w:p>
    <w:p w14:paraId="7388D3AB" w14:textId="77777777" w:rsidR="002E1D69" w:rsidRDefault="002E1D69" w:rsidP="00F3409D">
      <w:pPr>
        <w:pStyle w:val="Header"/>
        <w:tabs>
          <w:tab w:val="clear" w:pos="4320"/>
          <w:tab w:val="clear" w:pos="8640"/>
        </w:tabs>
        <w:ind w:left="360" w:right="-187"/>
        <w:contextualSpacing/>
        <w:jc w:val="both"/>
        <w:rPr>
          <w:rFonts w:ascii="Arial" w:hAnsi="Arial"/>
          <w:b/>
          <w:color w:val="000000"/>
          <w:sz w:val="18"/>
          <w:szCs w:val="18"/>
        </w:rPr>
      </w:pPr>
    </w:p>
    <w:p w14:paraId="632D3903" w14:textId="77777777" w:rsidR="002E1D69" w:rsidRPr="00106592" w:rsidRDefault="002E1D69" w:rsidP="00F3409D">
      <w:pPr>
        <w:pStyle w:val="Header"/>
        <w:tabs>
          <w:tab w:val="clear" w:pos="4320"/>
          <w:tab w:val="clear" w:pos="8640"/>
        </w:tabs>
        <w:ind w:left="360" w:right="-187"/>
        <w:contextualSpacing/>
        <w:jc w:val="both"/>
        <w:rPr>
          <w:rFonts w:ascii="Arial" w:hAnsi="Arial"/>
          <w:bCs/>
          <w:color w:val="000000"/>
          <w:sz w:val="18"/>
          <w:szCs w:val="18"/>
        </w:rPr>
      </w:pPr>
      <w:r>
        <w:rPr>
          <w:rFonts w:ascii="Arial" w:hAnsi="Arial"/>
          <w:b/>
          <w:color w:val="000000"/>
          <w:sz w:val="18"/>
          <w:szCs w:val="18"/>
        </w:rPr>
        <w:t xml:space="preserve">Permit Period:  </w:t>
      </w:r>
      <w:r w:rsidRPr="00106592">
        <w:rPr>
          <w:rFonts w:ascii="Arial" w:hAnsi="Arial" w:cs="Arial"/>
          <w:color w:val="000000"/>
          <w:sz w:val="18"/>
          <w:szCs w:val="18"/>
        </w:rPr>
        <w:t>___________</w:t>
      </w:r>
      <w:r>
        <w:rPr>
          <w:rFonts w:ascii="Arial" w:hAnsi="Arial" w:cs="Arial"/>
          <w:color w:val="000000"/>
          <w:sz w:val="18"/>
          <w:szCs w:val="18"/>
        </w:rPr>
        <w:t xml:space="preserve"> days after expiration of Due Diligence Period.</w:t>
      </w:r>
      <w:r w:rsidRPr="002E1D69">
        <w:rPr>
          <w:rFonts w:ascii="Arial" w:hAnsi="Arial"/>
          <w:color w:val="000000"/>
          <w:sz w:val="18"/>
          <w:szCs w:val="18"/>
        </w:rPr>
        <w:t xml:space="preserve"> </w:t>
      </w:r>
      <w:r w:rsidRPr="00106592">
        <w:rPr>
          <w:rFonts w:ascii="Arial" w:hAnsi="Arial"/>
          <w:color w:val="000000"/>
          <w:sz w:val="18"/>
          <w:szCs w:val="18"/>
        </w:rPr>
        <w:t xml:space="preserve">If, during the </w:t>
      </w:r>
      <w:r>
        <w:rPr>
          <w:rFonts w:ascii="Arial" w:hAnsi="Arial"/>
          <w:color w:val="000000"/>
          <w:sz w:val="18"/>
          <w:szCs w:val="18"/>
        </w:rPr>
        <w:t>Permit</w:t>
      </w:r>
      <w:r w:rsidRPr="00106592">
        <w:rPr>
          <w:rFonts w:ascii="Arial" w:hAnsi="Arial"/>
          <w:color w:val="000000"/>
          <w:sz w:val="18"/>
          <w:szCs w:val="18"/>
        </w:rPr>
        <w:t xml:space="preserve"> Period, Purchaser is unable to obtain all of the necessary permits and </w:t>
      </w:r>
      <w:r w:rsidRPr="00106592">
        <w:rPr>
          <w:rFonts w:ascii="Arial" w:hAnsi="Arial"/>
          <w:i/>
          <w:color w:val="000000"/>
          <w:sz w:val="18"/>
          <w:szCs w:val="18"/>
          <w:u w:val="single"/>
        </w:rPr>
        <w:t>governmental</w:t>
      </w:r>
      <w:r w:rsidRPr="00106592">
        <w:rPr>
          <w:rFonts w:ascii="Arial" w:hAnsi="Arial"/>
          <w:i/>
          <w:color w:val="000000"/>
          <w:sz w:val="18"/>
          <w:szCs w:val="18"/>
        </w:rPr>
        <w:t xml:space="preserve"> </w:t>
      </w:r>
      <w:r w:rsidRPr="00106592">
        <w:rPr>
          <w:rFonts w:ascii="Arial" w:hAnsi="Arial"/>
          <w:color w:val="000000"/>
          <w:sz w:val="18"/>
          <w:szCs w:val="18"/>
        </w:rPr>
        <w:t>approvals required for Purchaser’s proposed development,</w:t>
      </w:r>
      <w:r>
        <w:rPr>
          <w:rFonts w:ascii="Arial" w:hAnsi="Arial"/>
          <w:color w:val="000000"/>
          <w:sz w:val="18"/>
          <w:szCs w:val="18"/>
        </w:rPr>
        <w:t xml:space="preserve"> </w:t>
      </w:r>
      <w:r w:rsidRPr="00106592">
        <w:rPr>
          <w:rFonts w:ascii="Arial" w:hAnsi="Arial"/>
          <w:color w:val="000000"/>
          <w:sz w:val="18"/>
          <w:szCs w:val="18"/>
        </w:rPr>
        <w:t xml:space="preserve">Purchaser shall have the right to terminate the AOS and have the Escrow Deposit refunded.  Any other termination of the AOS shall result in </w:t>
      </w:r>
      <w:r w:rsidR="00EB372C">
        <w:rPr>
          <w:rFonts w:ascii="Arial" w:hAnsi="Arial"/>
          <w:color w:val="000000"/>
          <w:sz w:val="18"/>
          <w:szCs w:val="18"/>
          <w:lang w:val="en-US"/>
        </w:rPr>
        <w:t>Purchaser’s</w:t>
      </w:r>
      <w:r w:rsidRPr="00106592">
        <w:rPr>
          <w:rFonts w:ascii="Arial" w:hAnsi="Arial"/>
          <w:color w:val="000000"/>
          <w:sz w:val="18"/>
          <w:szCs w:val="18"/>
        </w:rPr>
        <w:t xml:space="preserve"> forfeiture of Escrow Deposit.</w:t>
      </w:r>
      <w:r w:rsidRPr="002E1D69">
        <w:rPr>
          <w:rFonts w:ascii="Arial" w:hAnsi="Arial"/>
          <w:color w:val="000000"/>
          <w:sz w:val="18"/>
          <w:szCs w:val="18"/>
        </w:rPr>
        <w:t xml:space="preserve"> </w:t>
      </w:r>
      <w:r w:rsidRPr="00106592">
        <w:rPr>
          <w:rFonts w:ascii="Arial" w:hAnsi="Arial"/>
          <w:color w:val="000000"/>
          <w:sz w:val="18"/>
          <w:szCs w:val="18"/>
        </w:rPr>
        <w:t>If governmental approvals are conditioned on obligations or undertakings that Walmart deems unreasonable in its sole and absolute discretion, Walmart reserves the right to terminate the AOS.</w:t>
      </w:r>
    </w:p>
    <w:p w14:paraId="58F10586" w14:textId="77777777" w:rsidR="00970C7E" w:rsidRPr="00106592" w:rsidRDefault="00970C7E" w:rsidP="00F3409D">
      <w:pPr>
        <w:pStyle w:val="ListParagraph"/>
        <w:ind w:left="0"/>
        <w:jc w:val="both"/>
        <w:rPr>
          <w:rFonts w:ascii="Arial" w:hAnsi="Arial"/>
          <w:color w:val="000000"/>
          <w:sz w:val="18"/>
          <w:szCs w:val="18"/>
        </w:rPr>
      </w:pPr>
    </w:p>
    <w:p w14:paraId="316DD2ED" w14:textId="44AB2856" w:rsidR="00C72A46" w:rsidRPr="00106592" w:rsidRDefault="00970C7E" w:rsidP="00F3409D">
      <w:pPr>
        <w:pStyle w:val="Header"/>
        <w:numPr>
          <w:ilvl w:val="0"/>
          <w:numId w:val="6"/>
        </w:numPr>
        <w:tabs>
          <w:tab w:val="clear" w:pos="4320"/>
          <w:tab w:val="clear" w:pos="8640"/>
        </w:tabs>
        <w:ind w:right="-180"/>
        <w:contextualSpacing/>
        <w:jc w:val="both"/>
        <w:rPr>
          <w:rFonts w:ascii="Arial" w:hAnsi="Arial"/>
          <w:color w:val="000000"/>
          <w:sz w:val="18"/>
          <w:szCs w:val="18"/>
        </w:rPr>
      </w:pPr>
      <w:r w:rsidRPr="00106592">
        <w:rPr>
          <w:rFonts w:ascii="Arial" w:hAnsi="Arial"/>
          <w:b/>
          <w:color w:val="000000"/>
          <w:sz w:val="18"/>
          <w:szCs w:val="18"/>
        </w:rPr>
        <w:t>Closing:</w:t>
      </w:r>
      <w:r w:rsidRPr="00106592">
        <w:rPr>
          <w:rFonts w:ascii="Arial" w:hAnsi="Arial"/>
          <w:color w:val="000000"/>
          <w:sz w:val="18"/>
          <w:szCs w:val="18"/>
        </w:rPr>
        <w:t xml:space="preserve"> </w:t>
      </w:r>
      <w:r w:rsidR="004E1353" w:rsidRPr="00106592">
        <w:rPr>
          <w:rFonts w:ascii="Arial" w:hAnsi="Arial"/>
          <w:color w:val="000000"/>
          <w:sz w:val="18"/>
          <w:szCs w:val="18"/>
        </w:rPr>
        <w:t xml:space="preserve"> </w:t>
      </w:r>
      <w:r w:rsidRPr="00106592">
        <w:rPr>
          <w:rFonts w:ascii="Arial" w:hAnsi="Arial"/>
          <w:color w:val="000000"/>
          <w:sz w:val="18"/>
          <w:szCs w:val="18"/>
        </w:rPr>
        <w:t xml:space="preserve">To </w:t>
      </w:r>
      <w:r w:rsidR="00B44B30" w:rsidRPr="00106592">
        <w:rPr>
          <w:rFonts w:ascii="Arial" w:hAnsi="Arial"/>
          <w:color w:val="000000"/>
          <w:sz w:val="18"/>
          <w:szCs w:val="18"/>
        </w:rPr>
        <w:t>occur no later</w:t>
      </w:r>
      <w:r w:rsidRPr="00106592">
        <w:rPr>
          <w:rFonts w:ascii="Arial" w:hAnsi="Arial"/>
          <w:color w:val="000000"/>
          <w:sz w:val="18"/>
          <w:szCs w:val="18"/>
        </w:rPr>
        <w:t xml:space="preserve"> </w:t>
      </w:r>
      <w:r w:rsidR="00B44B30" w:rsidRPr="00106592">
        <w:rPr>
          <w:rFonts w:ascii="Arial" w:hAnsi="Arial"/>
          <w:color w:val="000000"/>
          <w:sz w:val="18"/>
          <w:szCs w:val="18"/>
        </w:rPr>
        <w:t xml:space="preserve">than 30 days after the </w:t>
      </w:r>
      <w:r w:rsidR="006D669E" w:rsidRPr="00106592">
        <w:rPr>
          <w:rFonts w:ascii="Arial" w:hAnsi="Arial"/>
          <w:color w:val="000000"/>
          <w:sz w:val="18"/>
          <w:szCs w:val="18"/>
        </w:rPr>
        <w:t xml:space="preserve">expiration of the </w:t>
      </w:r>
      <w:r w:rsidR="006A67D5">
        <w:rPr>
          <w:rFonts w:ascii="Arial" w:hAnsi="Arial"/>
          <w:color w:val="000000"/>
          <w:sz w:val="18"/>
          <w:szCs w:val="18"/>
          <w:lang w:val="en-US"/>
        </w:rPr>
        <w:t>Permit</w:t>
      </w:r>
      <w:r w:rsidRPr="00106592">
        <w:rPr>
          <w:rFonts w:ascii="Arial" w:hAnsi="Arial"/>
          <w:color w:val="000000"/>
          <w:sz w:val="18"/>
          <w:szCs w:val="18"/>
        </w:rPr>
        <w:t xml:space="preserve"> </w:t>
      </w:r>
      <w:r w:rsidR="00B44B30" w:rsidRPr="00106592">
        <w:rPr>
          <w:rFonts w:ascii="Arial" w:hAnsi="Arial"/>
          <w:color w:val="000000"/>
          <w:sz w:val="18"/>
          <w:szCs w:val="18"/>
        </w:rPr>
        <w:t>P</w:t>
      </w:r>
      <w:r w:rsidRPr="00106592">
        <w:rPr>
          <w:rFonts w:ascii="Arial" w:hAnsi="Arial"/>
          <w:color w:val="000000"/>
          <w:sz w:val="18"/>
          <w:szCs w:val="18"/>
        </w:rPr>
        <w:t>eriod.</w:t>
      </w:r>
    </w:p>
    <w:p w14:paraId="5D41A17E" w14:textId="77777777" w:rsidR="00C1067F" w:rsidRPr="00106592" w:rsidRDefault="00C1067F" w:rsidP="00F3409D">
      <w:pPr>
        <w:pStyle w:val="ListParagraph"/>
        <w:ind w:left="0"/>
        <w:jc w:val="both"/>
        <w:rPr>
          <w:rFonts w:ascii="Arial" w:hAnsi="Arial"/>
          <w:b/>
          <w:color w:val="000000"/>
          <w:sz w:val="18"/>
          <w:szCs w:val="18"/>
        </w:rPr>
      </w:pPr>
    </w:p>
    <w:p w14:paraId="39DD3EFB" w14:textId="77777777" w:rsidR="00C1067F" w:rsidRPr="00106592" w:rsidRDefault="00406194" w:rsidP="00F3409D">
      <w:pPr>
        <w:pStyle w:val="Header"/>
        <w:numPr>
          <w:ilvl w:val="0"/>
          <w:numId w:val="6"/>
        </w:numPr>
        <w:tabs>
          <w:tab w:val="clear" w:pos="4320"/>
          <w:tab w:val="clear" w:pos="8640"/>
        </w:tabs>
        <w:ind w:right="-187"/>
        <w:contextualSpacing/>
        <w:jc w:val="both"/>
        <w:rPr>
          <w:rFonts w:ascii="Arial" w:hAnsi="Arial"/>
          <w:b/>
          <w:color w:val="000000"/>
          <w:sz w:val="18"/>
          <w:szCs w:val="18"/>
        </w:rPr>
      </w:pPr>
      <w:r w:rsidRPr="00106592">
        <w:rPr>
          <w:rFonts w:ascii="Arial" w:hAnsi="Arial"/>
          <w:b/>
          <w:color w:val="000000"/>
          <w:sz w:val="18"/>
          <w:szCs w:val="18"/>
        </w:rPr>
        <w:t>Proposed Use/User:</w:t>
      </w:r>
      <w:r w:rsidR="004E1353" w:rsidRPr="00106592">
        <w:rPr>
          <w:rFonts w:ascii="Arial" w:hAnsi="Arial"/>
          <w:b/>
          <w:color w:val="000000"/>
          <w:sz w:val="18"/>
          <w:szCs w:val="18"/>
        </w:rPr>
        <w:t xml:space="preserve"> </w:t>
      </w:r>
      <w:r w:rsidRPr="00106592">
        <w:rPr>
          <w:rFonts w:ascii="Arial" w:hAnsi="Arial"/>
          <w:b/>
          <w:color w:val="000000"/>
          <w:sz w:val="18"/>
          <w:szCs w:val="18"/>
        </w:rPr>
        <w:t xml:space="preserve"> </w:t>
      </w:r>
      <w:r w:rsidRPr="00106592">
        <w:rPr>
          <w:rFonts w:ascii="Arial" w:hAnsi="Arial"/>
          <w:b/>
          <w:color w:val="000000"/>
          <w:sz w:val="18"/>
          <w:szCs w:val="18"/>
          <w:u w:val="single"/>
        </w:rPr>
        <w:tab/>
      </w:r>
      <w:r w:rsidRPr="00106592">
        <w:rPr>
          <w:rFonts w:ascii="Arial" w:hAnsi="Arial"/>
          <w:b/>
          <w:color w:val="000000"/>
          <w:sz w:val="18"/>
          <w:szCs w:val="18"/>
          <w:u w:val="single"/>
        </w:rPr>
        <w:tab/>
      </w:r>
      <w:r w:rsidRPr="00106592">
        <w:rPr>
          <w:rFonts w:ascii="Arial" w:hAnsi="Arial"/>
          <w:b/>
          <w:color w:val="000000"/>
          <w:sz w:val="18"/>
          <w:szCs w:val="18"/>
          <w:u w:val="single"/>
        </w:rPr>
        <w:tab/>
      </w:r>
      <w:r w:rsidR="00010BA4" w:rsidRPr="00106592">
        <w:rPr>
          <w:rFonts w:ascii="Arial" w:hAnsi="Arial"/>
          <w:b/>
          <w:color w:val="000000"/>
          <w:sz w:val="18"/>
          <w:szCs w:val="18"/>
          <w:u w:val="single"/>
        </w:rPr>
        <w:tab/>
      </w:r>
      <w:r w:rsidR="00010BA4" w:rsidRPr="00106592">
        <w:rPr>
          <w:rFonts w:ascii="Arial" w:hAnsi="Arial"/>
          <w:b/>
          <w:color w:val="000000"/>
          <w:sz w:val="18"/>
          <w:szCs w:val="18"/>
          <w:u w:val="single"/>
        </w:rPr>
        <w:tab/>
      </w:r>
      <w:r w:rsidR="00010BA4" w:rsidRPr="00106592">
        <w:rPr>
          <w:rFonts w:ascii="Arial" w:hAnsi="Arial"/>
          <w:b/>
          <w:color w:val="000000"/>
          <w:sz w:val="18"/>
          <w:szCs w:val="18"/>
          <w:u w:val="single"/>
        </w:rPr>
        <w:tab/>
      </w:r>
      <w:r w:rsidR="00C55242" w:rsidRPr="00106592">
        <w:rPr>
          <w:rFonts w:ascii="Arial" w:hAnsi="Arial"/>
          <w:b/>
          <w:color w:val="000000"/>
          <w:sz w:val="18"/>
          <w:szCs w:val="18"/>
          <w:u w:val="single"/>
        </w:rPr>
        <w:t>.</w:t>
      </w:r>
      <w:r w:rsidR="00C55242" w:rsidRPr="00106592">
        <w:rPr>
          <w:rFonts w:ascii="Arial" w:hAnsi="Arial"/>
          <w:b/>
          <w:color w:val="000000"/>
          <w:sz w:val="18"/>
          <w:szCs w:val="18"/>
        </w:rPr>
        <w:t xml:space="preserve"> </w:t>
      </w:r>
      <w:r w:rsidR="00C55242" w:rsidRPr="00106592">
        <w:rPr>
          <w:rFonts w:ascii="Arial" w:hAnsi="Arial"/>
          <w:b/>
          <w:color w:val="000000"/>
          <w:sz w:val="18"/>
          <w:szCs w:val="18"/>
          <w:u w:val="single"/>
        </w:rPr>
        <w:t>Purchaser covenants to open to the public and operate for at least one day as the Proposed Use</w:t>
      </w:r>
      <w:r w:rsidR="00520F3A" w:rsidRPr="00106592">
        <w:rPr>
          <w:rFonts w:ascii="Arial" w:hAnsi="Arial"/>
          <w:b/>
          <w:color w:val="000000"/>
          <w:sz w:val="18"/>
          <w:szCs w:val="18"/>
          <w:u w:val="single"/>
        </w:rPr>
        <w:t>r</w:t>
      </w:r>
      <w:r w:rsidR="00C55242" w:rsidRPr="00106592">
        <w:rPr>
          <w:rFonts w:ascii="Arial" w:hAnsi="Arial"/>
          <w:b/>
          <w:color w:val="000000"/>
          <w:sz w:val="18"/>
          <w:szCs w:val="18"/>
          <w:u w:val="single"/>
        </w:rPr>
        <w:t xml:space="preserve">. </w:t>
      </w:r>
    </w:p>
    <w:p w14:paraId="77C605B6" w14:textId="77777777" w:rsidR="00C1067F" w:rsidRPr="00106592" w:rsidRDefault="00C1067F" w:rsidP="00F3409D">
      <w:pPr>
        <w:pStyle w:val="ListParagraph"/>
        <w:jc w:val="both"/>
        <w:rPr>
          <w:rFonts w:ascii="Arial" w:hAnsi="Arial"/>
          <w:b/>
          <w:color w:val="000000"/>
          <w:sz w:val="18"/>
          <w:szCs w:val="18"/>
        </w:rPr>
      </w:pPr>
    </w:p>
    <w:p w14:paraId="02D611DB" w14:textId="77777777" w:rsidR="00C1067F" w:rsidRPr="00106592" w:rsidRDefault="00406194" w:rsidP="00F3409D">
      <w:pPr>
        <w:pStyle w:val="Header"/>
        <w:numPr>
          <w:ilvl w:val="0"/>
          <w:numId w:val="6"/>
        </w:numPr>
        <w:tabs>
          <w:tab w:val="clear" w:pos="4320"/>
          <w:tab w:val="clear" w:pos="8640"/>
        </w:tabs>
        <w:ind w:right="-187"/>
        <w:contextualSpacing/>
        <w:jc w:val="both"/>
        <w:rPr>
          <w:rFonts w:ascii="Arial" w:hAnsi="Arial"/>
          <w:bCs/>
          <w:color w:val="000000"/>
          <w:sz w:val="18"/>
          <w:szCs w:val="18"/>
        </w:rPr>
      </w:pPr>
      <w:r w:rsidRPr="00106592">
        <w:rPr>
          <w:rFonts w:ascii="Arial" w:hAnsi="Arial"/>
          <w:b/>
          <w:color w:val="000000"/>
          <w:sz w:val="18"/>
          <w:szCs w:val="18"/>
        </w:rPr>
        <w:t>Potential Tenant(s) in Shopping Center (if applicable):</w:t>
      </w:r>
      <w:r w:rsidR="004E1353" w:rsidRPr="00106592">
        <w:rPr>
          <w:rFonts w:ascii="Arial" w:hAnsi="Arial"/>
          <w:b/>
          <w:color w:val="000000"/>
          <w:sz w:val="18"/>
          <w:szCs w:val="18"/>
        </w:rPr>
        <w:t xml:space="preserve">  </w:t>
      </w:r>
      <w:r w:rsidRPr="00106592">
        <w:rPr>
          <w:rFonts w:ascii="Arial" w:hAnsi="Arial"/>
          <w:b/>
          <w:color w:val="000000"/>
          <w:sz w:val="18"/>
          <w:szCs w:val="18"/>
          <w:u w:val="single"/>
        </w:rPr>
        <w:tab/>
      </w:r>
      <w:r w:rsidRPr="00106592">
        <w:rPr>
          <w:rFonts w:ascii="Arial" w:hAnsi="Arial"/>
          <w:b/>
          <w:color w:val="000000"/>
          <w:sz w:val="18"/>
          <w:szCs w:val="18"/>
          <w:u w:val="single"/>
        </w:rPr>
        <w:tab/>
      </w:r>
      <w:r w:rsidRPr="00106592">
        <w:rPr>
          <w:rFonts w:ascii="Arial" w:hAnsi="Arial"/>
          <w:b/>
          <w:color w:val="000000"/>
          <w:sz w:val="18"/>
          <w:szCs w:val="18"/>
          <w:u w:val="single"/>
        </w:rPr>
        <w:tab/>
      </w:r>
      <w:r w:rsidR="00010BA4" w:rsidRPr="00106592">
        <w:rPr>
          <w:rFonts w:ascii="Arial" w:hAnsi="Arial"/>
          <w:b/>
          <w:color w:val="000000"/>
          <w:sz w:val="18"/>
          <w:szCs w:val="18"/>
          <w:u w:val="single"/>
        </w:rPr>
        <w:tab/>
      </w:r>
      <w:r w:rsidR="00010BA4" w:rsidRPr="00106592">
        <w:rPr>
          <w:rFonts w:ascii="Arial" w:hAnsi="Arial"/>
          <w:b/>
          <w:color w:val="000000"/>
          <w:sz w:val="18"/>
          <w:szCs w:val="18"/>
          <w:u w:val="single"/>
        </w:rPr>
        <w:tab/>
      </w:r>
      <w:r w:rsidR="00010BA4" w:rsidRPr="00106592">
        <w:rPr>
          <w:rFonts w:ascii="Arial" w:hAnsi="Arial"/>
          <w:b/>
          <w:color w:val="000000"/>
          <w:sz w:val="18"/>
          <w:szCs w:val="18"/>
          <w:u w:val="single"/>
        </w:rPr>
        <w:tab/>
      </w:r>
      <w:r w:rsidR="00010BA4" w:rsidRPr="00106592">
        <w:rPr>
          <w:rFonts w:ascii="Arial" w:hAnsi="Arial"/>
          <w:b/>
          <w:color w:val="000000"/>
          <w:sz w:val="18"/>
          <w:szCs w:val="18"/>
          <w:u w:val="single"/>
        </w:rPr>
        <w:tab/>
      </w:r>
      <w:r w:rsidR="00010BA4" w:rsidRPr="00106592">
        <w:rPr>
          <w:rFonts w:ascii="Arial" w:hAnsi="Arial"/>
          <w:b/>
          <w:color w:val="000000"/>
          <w:sz w:val="18"/>
          <w:szCs w:val="18"/>
          <w:u w:val="single"/>
        </w:rPr>
        <w:tab/>
      </w:r>
    </w:p>
    <w:p w14:paraId="6977A00D" w14:textId="77777777" w:rsidR="00C1067F" w:rsidRPr="00106592" w:rsidRDefault="00C1067F" w:rsidP="00F3409D">
      <w:pPr>
        <w:pStyle w:val="ListParagraph"/>
        <w:jc w:val="both"/>
        <w:rPr>
          <w:rFonts w:ascii="Arial" w:hAnsi="Arial"/>
          <w:b/>
          <w:color w:val="000000"/>
          <w:sz w:val="18"/>
          <w:szCs w:val="18"/>
        </w:rPr>
      </w:pPr>
    </w:p>
    <w:p w14:paraId="2D43F3FC" w14:textId="77777777" w:rsidR="00C1067F" w:rsidRPr="00106592" w:rsidRDefault="00406194" w:rsidP="00F3409D">
      <w:pPr>
        <w:pStyle w:val="Header"/>
        <w:numPr>
          <w:ilvl w:val="0"/>
          <w:numId w:val="6"/>
        </w:numPr>
        <w:tabs>
          <w:tab w:val="clear" w:pos="4320"/>
          <w:tab w:val="clear" w:pos="8640"/>
        </w:tabs>
        <w:ind w:right="-187"/>
        <w:contextualSpacing/>
        <w:jc w:val="both"/>
        <w:rPr>
          <w:rFonts w:ascii="Arial" w:hAnsi="Arial"/>
          <w:b/>
          <w:color w:val="000000"/>
          <w:sz w:val="18"/>
          <w:szCs w:val="18"/>
        </w:rPr>
      </w:pPr>
      <w:r w:rsidRPr="00106592">
        <w:rPr>
          <w:rFonts w:ascii="Arial" w:hAnsi="Arial"/>
          <w:b/>
          <w:color w:val="000000"/>
          <w:sz w:val="18"/>
          <w:szCs w:val="18"/>
        </w:rPr>
        <w:t xml:space="preserve">Proposed </w:t>
      </w:r>
      <w:r w:rsidR="00F03E4A" w:rsidRPr="00106592">
        <w:rPr>
          <w:rFonts w:ascii="Arial" w:hAnsi="Arial"/>
          <w:b/>
          <w:color w:val="000000"/>
          <w:sz w:val="18"/>
          <w:szCs w:val="18"/>
        </w:rPr>
        <w:t>Number of Buildings</w:t>
      </w:r>
      <w:r w:rsidR="004E1353" w:rsidRPr="00106592">
        <w:rPr>
          <w:rFonts w:ascii="Arial" w:hAnsi="Arial"/>
          <w:b/>
          <w:color w:val="000000"/>
          <w:sz w:val="18"/>
          <w:szCs w:val="18"/>
        </w:rPr>
        <w:t xml:space="preserve">: </w:t>
      </w:r>
      <w:r w:rsidR="00F03E4A" w:rsidRPr="00106592">
        <w:rPr>
          <w:rFonts w:ascii="Arial" w:hAnsi="Arial"/>
          <w:b/>
          <w:color w:val="000000"/>
          <w:sz w:val="18"/>
          <w:szCs w:val="18"/>
        </w:rPr>
        <w:t xml:space="preserve"> __________ Proposed </w:t>
      </w:r>
      <w:r w:rsidRPr="00106592">
        <w:rPr>
          <w:rFonts w:ascii="Arial" w:hAnsi="Arial"/>
          <w:b/>
          <w:color w:val="000000"/>
          <w:sz w:val="18"/>
          <w:szCs w:val="18"/>
        </w:rPr>
        <w:t>Maximum Building Square Footage:</w:t>
      </w:r>
      <w:r w:rsidR="004E1353" w:rsidRPr="00106592">
        <w:rPr>
          <w:rFonts w:ascii="Arial" w:hAnsi="Arial"/>
          <w:b/>
          <w:color w:val="000000"/>
          <w:sz w:val="18"/>
          <w:szCs w:val="18"/>
        </w:rPr>
        <w:t xml:space="preserve"> </w:t>
      </w:r>
      <w:r w:rsidRPr="00106592">
        <w:rPr>
          <w:rFonts w:ascii="Arial" w:hAnsi="Arial"/>
          <w:b/>
          <w:color w:val="000000"/>
          <w:sz w:val="18"/>
          <w:szCs w:val="18"/>
        </w:rPr>
        <w:t xml:space="preserve"> </w:t>
      </w:r>
      <w:r w:rsidRPr="00106592">
        <w:rPr>
          <w:rFonts w:ascii="Arial" w:hAnsi="Arial"/>
          <w:b/>
          <w:color w:val="000000"/>
          <w:sz w:val="18"/>
          <w:szCs w:val="18"/>
          <w:u w:val="single"/>
        </w:rPr>
        <w:tab/>
      </w:r>
      <w:r w:rsidRPr="00106592">
        <w:rPr>
          <w:rFonts w:ascii="Arial" w:hAnsi="Arial"/>
          <w:b/>
          <w:color w:val="000000"/>
          <w:sz w:val="18"/>
          <w:szCs w:val="18"/>
          <w:u w:val="single"/>
        </w:rPr>
        <w:tab/>
      </w:r>
      <w:r w:rsidR="00010BA4" w:rsidRPr="00106592">
        <w:rPr>
          <w:rFonts w:ascii="Arial" w:hAnsi="Arial"/>
          <w:b/>
          <w:color w:val="000000"/>
          <w:sz w:val="18"/>
          <w:szCs w:val="18"/>
          <w:u w:val="single"/>
        </w:rPr>
        <w:tab/>
      </w:r>
    </w:p>
    <w:p w14:paraId="22F3CC30" w14:textId="77777777" w:rsidR="00C1067F" w:rsidRPr="00106592" w:rsidRDefault="00C1067F" w:rsidP="00D173AC">
      <w:pPr>
        <w:pStyle w:val="ListParagraph"/>
        <w:ind w:left="0"/>
        <w:jc w:val="both"/>
        <w:rPr>
          <w:rFonts w:ascii="Arial" w:hAnsi="Arial"/>
          <w:b/>
          <w:color w:val="000000"/>
          <w:sz w:val="18"/>
          <w:szCs w:val="18"/>
        </w:rPr>
      </w:pPr>
    </w:p>
    <w:p w14:paraId="7DED0568" w14:textId="3F84E2B1" w:rsidR="00D173AC" w:rsidRPr="00106592" w:rsidRDefault="00406194" w:rsidP="00D173AC">
      <w:pPr>
        <w:pStyle w:val="Header"/>
        <w:numPr>
          <w:ilvl w:val="0"/>
          <w:numId w:val="6"/>
        </w:numPr>
        <w:tabs>
          <w:tab w:val="clear" w:pos="4320"/>
          <w:tab w:val="clear" w:pos="8640"/>
        </w:tabs>
        <w:ind w:right="-187"/>
        <w:contextualSpacing/>
        <w:jc w:val="both"/>
        <w:rPr>
          <w:rFonts w:ascii="Arial" w:hAnsi="Arial"/>
          <w:color w:val="000000"/>
          <w:sz w:val="18"/>
          <w:szCs w:val="18"/>
        </w:rPr>
      </w:pPr>
      <w:r w:rsidRPr="00106592">
        <w:rPr>
          <w:rFonts w:ascii="Arial" w:hAnsi="Arial"/>
          <w:b/>
          <w:color w:val="000000"/>
          <w:sz w:val="18"/>
          <w:szCs w:val="18"/>
        </w:rPr>
        <w:t xml:space="preserve">Commission:  </w:t>
      </w:r>
      <w:r w:rsidRPr="00106592">
        <w:rPr>
          <w:rFonts w:ascii="Arial" w:hAnsi="Arial"/>
          <w:color w:val="000000"/>
          <w:sz w:val="18"/>
          <w:szCs w:val="18"/>
        </w:rPr>
        <w:t>If applicable,</w:t>
      </w:r>
      <w:r w:rsidRPr="00106592">
        <w:rPr>
          <w:rFonts w:ascii="Arial" w:hAnsi="Arial"/>
          <w:b/>
          <w:color w:val="000000"/>
          <w:sz w:val="18"/>
          <w:szCs w:val="18"/>
        </w:rPr>
        <w:t xml:space="preserve"> </w:t>
      </w:r>
      <w:r w:rsidRPr="00106592">
        <w:rPr>
          <w:rFonts w:ascii="Arial" w:hAnsi="Arial"/>
          <w:color w:val="000000"/>
          <w:sz w:val="18"/>
          <w:szCs w:val="18"/>
        </w:rPr>
        <w:t xml:space="preserve">Seller shall pay </w:t>
      </w:r>
      <w:r w:rsidR="00C72A46" w:rsidRPr="00106592">
        <w:rPr>
          <w:rFonts w:ascii="Arial" w:hAnsi="Arial"/>
          <w:color w:val="000000"/>
          <w:sz w:val="18"/>
          <w:szCs w:val="18"/>
        </w:rPr>
        <w:t xml:space="preserve">a brokerage commission to the cooperating </w:t>
      </w:r>
      <w:r w:rsidR="00524BF2" w:rsidRPr="00106592">
        <w:rPr>
          <w:rFonts w:ascii="Arial" w:hAnsi="Arial"/>
          <w:color w:val="000000"/>
          <w:sz w:val="18"/>
          <w:szCs w:val="18"/>
        </w:rPr>
        <w:t xml:space="preserve">third party </w:t>
      </w:r>
      <w:r w:rsidR="00C72A46" w:rsidRPr="00106592">
        <w:rPr>
          <w:rFonts w:ascii="Arial" w:hAnsi="Arial"/>
          <w:color w:val="000000"/>
          <w:sz w:val="18"/>
          <w:szCs w:val="18"/>
        </w:rPr>
        <w:t>broker</w:t>
      </w:r>
      <w:r w:rsidR="00524BF2" w:rsidRPr="00106592">
        <w:rPr>
          <w:rFonts w:ascii="Arial" w:hAnsi="Arial"/>
          <w:color w:val="000000"/>
          <w:sz w:val="18"/>
          <w:szCs w:val="18"/>
        </w:rPr>
        <w:t xml:space="preserve"> (who does not </w:t>
      </w:r>
      <w:r w:rsidR="007707BE" w:rsidRPr="00106592">
        <w:rPr>
          <w:rFonts w:ascii="Arial" w:hAnsi="Arial"/>
          <w:color w:val="000000"/>
          <w:sz w:val="18"/>
          <w:szCs w:val="18"/>
        </w:rPr>
        <w:t xml:space="preserve">have any </w:t>
      </w:r>
      <w:r w:rsidR="00524BF2" w:rsidRPr="00106592">
        <w:rPr>
          <w:rFonts w:ascii="Arial" w:hAnsi="Arial"/>
          <w:color w:val="000000"/>
          <w:sz w:val="18"/>
          <w:szCs w:val="18"/>
        </w:rPr>
        <w:t>ownership interest in the Purchaser’s entity or the Property at or before Closing)</w:t>
      </w:r>
      <w:r w:rsidR="00C72A46" w:rsidRPr="00106592">
        <w:rPr>
          <w:rFonts w:ascii="Arial" w:hAnsi="Arial"/>
          <w:color w:val="000000"/>
          <w:sz w:val="18"/>
          <w:szCs w:val="18"/>
        </w:rPr>
        <w:t xml:space="preserve"> on the transaction per the terms of the </w:t>
      </w:r>
      <w:r w:rsidR="0048357D" w:rsidRPr="00106592">
        <w:rPr>
          <w:rFonts w:ascii="Arial" w:hAnsi="Arial"/>
          <w:color w:val="000000"/>
          <w:sz w:val="18"/>
          <w:szCs w:val="18"/>
        </w:rPr>
        <w:t>b</w:t>
      </w:r>
      <w:r w:rsidR="006749C0" w:rsidRPr="00106592">
        <w:rPr>
          <w:rFonts w:ascii="Arial" w:hAnsi="Arial"/>
          <w:color w:val="000000"/>
          <w:sz w:val="18"/>
          <w:szCs w:val="18"/>
        </w:rPr>
        <w:t xml:space="preserve">roker registration agreement that must be signed </w:t>
      </w:r>
      <w:r w:rsidR="0048357D" w:rsidRPr="00106592">
        <w:rPr>
          <w:rFonts w:ascii="Arial" w:hAnsi="Arial"/>
          <w:color w:val="000000"/>
          <w:sz w:val="18"/>
          <w:szCs w:val="18"/>
        </w:rPr>
        <w:t>and submitted with all offers</w:t>
      </w:r>
      <w:r w:rsidR="006749C0" w:rsidRPr="00106592">
        <w:rPr>
          <w:rFonts w:ascii="Arial" w:hAnsi="Arial"/>
          <w:color w:val="000000"/>
          <w:sz w:val="18"/>
          <w:szCs w:val="18"/>
        </w:rPr>
        <w:t xml:space="preserve">.  </w:t>
      </w:r>
      <w:r w:rsidR="006749C0" w:rsidRPr="007056FE">
        <w:rPr>
          <w:rFonts w:ascii="Arial" w:hAnsi="Arial"/>
          <w:color w:val="000000"/>
          <w:sz w:val="18"/>
          <w:szCs w:val="18"/>
        </w:rPr>
        <w:t>A</w:t>
      </w:r>
      <w:r w:rsidRPr="007056FE">
        <w:rPr>
          <w:rFonts w:ascii="Arial" w:hAnsi="Arial"/>
          <w:color w:val="000000"/>
          <w:sz w:val="18"/>
          <w:szCs w:val="18"/>
        </w:rPr>
        <w:t xml:space="preserve">ll other brokerage and representation fees </w:t>
      </w:r>
      <w:r w:rsidR="007056FE">
        <w:rPr>
          <w:rFonts w:ascii="Arial" w:hAnsi="Arial"/>
          <w:color w:val="000000"/>
          <w:sz w:val="18"/>
          <w:szCs w:val="18"/>
          <w:lang w:val="en-US"/>
        </w:rPr>
        <w:t xml:space="preserve">(other than Seller’s broker) </w:t>
      </w:r>
      <w:r w:rsidRPr="007056FE">
        <w:rPr>
          <w:rFonts w:ascii="Arial" w:hAnsi="Arial"/>
          <w:color w:val="000000"/>
          <w:sz w:val="18"/>
          <w:szCs w:val="18"/>
        </w:rPr>
        <w:t>shall be the sole responsibility of the Purchaser</w:t>
      </w:r>
      <w:r w:rsidR="006749C0" w:rsidRPr="007056FE">
        <w:rPr>
          <w:rFonts w:ascii="Arial" w:hAnsi="Arial"/>
          <w:color w:val="000000"/>
          <w:sz w:val="18"/>
          <w:szCs w:val="18"/>
        </w:rPr>
        <w:t>.</w:t>
      </w:r>
      <w:r w:rsidR="006749C0" w:rsidRPr="00106592">
        <w:rPr>
          <w:rFonts w:ascii="Arial" w:hAnsi="Arial"/>
          <w:color w:val="000000"/>
          <w:sz w:val="18"/>
          <w:szCs w:val="18"/>
        </w:rPr>
        <w:t xml:space="preserve">  If a cooperating broker is involved in the transaction, please list info</w:t>
      </w:r>
      <w:r w:rsidR="00D173AC" w:rsidRPr="00106592">
        <w:rPr>
          <w:rFonts w:ascii="Arial" w:hAnsi="Arial"/>
          <w:color w:val="000000"/>
          <w:sz w:val="18"/>
          <w:szCs w:val="18"/>
        </w:rPr>
        <w:t xml:space="preserve"> below and submit a signed cooperating brokerage agreement with this LOI</w:t>
      </w:r>
      <w:r w:rsidR="006749C0" w:rsidRPr="00106592">
        <w:rPr>
          <w:rFonts w:ascii="Arial" w:hAnsi="Arial"/>
          <w:color w:val="000000"/>
          <w:sz w:val="18"/>
          <w:szCs w:val="18"/>
        </w:rPr>
        <w:t>:</w:t>
      </w:r>
    </w:p>
    <w:p w14:paraId="08F55AEC" w14:textId="77777777" w:rsidR="00B71887" w:rsidRPr="00106592"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106592">
        <w:rPr>
          <w:rFonts w:ascii="Arial" w:hAnsi="Arial"/>
          <w:color w:val="000000"/>
          <w:sz w:val="18"/>
          <w:szCs w:val="18"/>
        </w:rPr>
        <w:t xml:space="preserve">Entity: </w:t>
      </w:r>
    </w:p>
    <w:p w14:paraId="47ADD831" w14:textId="77777777" w:rsidR="00B71887" w:rsidRPr="00106592" w:rsidRDefault="00801304" w:rsidP="00801304">
      <w:pPr>
        <w:pStyle w:val="Header"/>
        <w:tabs>
          <w:tab w:val="clear" w:pos="4320"/>
          <w:tab w:val="clear" w:pos="8640"/>
        </w:tabs>
        <w:ind w:right="-187" w:firstLine="360"/>
        <w:contextualSpacing/>
        <w:jc w:val="both"/>
        <w:rPr>
          <w:rFonts w:ascii="Arial" w:hAnsi="Arial"/>
          <w:color w:val="000000"/>
          <w:sz w:val="18"/>
          <w:szCs w:val="18"/>
        </w:rPr>
      </w:pPr>
      <w:r w:rsidRPr="00106592">
        <w:rPr>
          <w:rFonts w:ascii="Arial" w:hAnsi="Arial"/>
          <w:color w:val="000000"/>
          <w:sz w:val="18"/>
          <w:szCs w:val="18"/>
        </w:rPr>
        <w:t xml:space="preserve">Phys </w:t>
      </w:r>
      <w:r w:rsidR="00B71887" w:rsidRPr="00106592">
        <w:rPr>
          <w:rFonts w:ascii="Arial" w:hAnsi="Arial"/>
          <w:color w:val="000000"/>
          <w:sz w:val="18"/>
          <w:szCs w:val="18"/>
        </w:rPr>
        <w:t xml:space="preserve">Address: </w:t>
      </w:r>
    </w:p>
    <w:p w14:paraId="734B9C13" w14:textId="77777777" w:rsidR="00B71887" w:rsidRPr="00106592"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106592">
        <w:rPr>
          <w:rFonts w:ascii="Arial" w:hAnsi="Arial"/>
          <w:color w:val="000000"/>
          <w:sz w:val="18"/>
          <w:szCs w:val="18"/>
        </w:rPr>
        <w:t>City, State</w:t>
      </w:r>
      <w:r w:rsidR="00801304" w:rsidRPr="00106592">
        <w:rPr>
          <w:rFonts w:ascii="Arial" w:hAnsi="Arial"/>
          <w:color w:val="000000"/>
          <w:sz w:val="18"/>
          <w:szCs w:val="18"/>
        </w:rPr>
        <w:t>,</w:t>
      </w:r>
      <w:r w:rsidRPr="00106592">
        <w:rPr>
          <w:rFonts w:ascii="Arial" w:hAnsi="Arial"/>
          <w:color w:val="000000"/>
          <w:sz w:val="18"/>
          <w:szCs w:val="18"/>
        </w:rPr>
        <w:t xml:space="preserve"> Zip: </w:t>
      </w:r>
    </w:p>
    <w:p w14:paraId="36AF81A9" w14:textId="77777777" w:rsidR="00B71887" w:rsidRPr="00106592"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106592">
        <w:rPr>
          <w:rFonts w:ascii="Arial" w:hAnsi="Arial"/>
          <w:color w:val="000000"/>
          <w:sz w:val="18"/>
          <w:szCs w:val="18"/>
        </w:rPr>
        <w:t xml:space="preserve">Contact: </w:t>
      </w:r>
    </w:p>
    <w:p w14:paraId="060DF482" w14:textId="77777777" w:rsidR="00B71887" w:rsidRPr="00106592" w:rsidRDefault="00B71887" w:rsidP="00801304">
      <w:pPr>
        <w:pStyle w:val="Header"/>
        <w:tabs>
          <w:tab w:val="clear" w:pos="4320"/>
          <w:tab w:val="clear" w:pos="8640"/>
        </w:tabs>
        <w:ind w:right="-187" w:firstLine="360"/>
        <w:contextualSpacing/>
        <w:jc w:val="both"/>
        <w:rPr>
          <w:rFonts w:ascii="Arial" w:hAnsi="Arial"/>
          <w:color w:val="000000"/>
          <w:sz w:val="18"/>
          <w:szCs w:val="18"/>
        </w:rPr>
      </w:pPr>
      <w:r w:rsidRPr="00106592">
        <w:rPr>
          <w:rFonts w:ascii="Arial" w:hAnsi="Arial"/>
          <w:color w:val="000000"/>
          <w:sz w:val="18"/>
          <w:szCs w:val="18"/>
        </w:rPr>
        <w:t xml:space="preserve">Phone: </w:t>
      </w:r>
    </w:p>
    <w:p w14:paraId="6069D6F9" w14:textId="77777777" w:rsidR="00B71887" w:rsidRDefault="00B71887" w:rsidP="00801304">
      <w:pPr>
        <w:pStyle w:val="Header"/>
        <w:tabs>
          <w:tab w:val="clear" w:pos="4320"/>
          <w:tab w:val="clear" w:pos="8640"/>
        </w:tabs>
        <w:ind w:right="-187" w:firstLine="360"/>
        <w:contextualSpacing/>
        <w:jc w:val="both"/>
        <w:rPr>
          <w:ins w:id="5" w:author="Alexander Chak" w:date="2024-01-02T12:44:00Z"/>
          <w:rFonts w:ascii="Arial" w:hAnsi="Arial"/>
          <w:color w:val="000000"/>
          <w:sz w:val="18"/>
          <w:szCs w:val="18"/>
        </w:rPr>
      </w:pPr>
      <w:r w:rsidRPr="00106592">
        <w:rPr>
          <w:rFonts w:ascii="Arial" w:hAnsi="Arial"/>
          <w:color w:val="000000"/>
          <w:sz w:val="18"/>
          <w:szCs w:val="18"/>
        </w:rPr>
        <w:t xml:space="preserve">Email: </w:t>
      </w:r>
    </w:p>
    <w:p w14:paraId="511F955B" w14:textId="77777777" w:rsidR="008630E3" w:rsidRDefault="008630E3" w:rsidP="00801304">
      <w:pPr>
        <w:pStyle w:val="Header"/>
        <w:tabs>
          <w:tab w:val="clear" w:pos="4320"/>
          <w:tab w:val="clear" w:pos="8640"/>
        </w:tabs>
        <w:ind w:right="-187" w:firstLine="360"/>
        <w:contextualSpacing/>
        <w:jc w:val="both"/>
        <w:rPr>
          <w:ins w:id="6" w:author="Alexander Chak" w:date="2024-01-02T12:44:00Z"/>
          <w:rFonts w:ascii="Arial" w:hAnsi="Arial"/>
          <w:color w:val="000000"/>
          <w:sz w:val="18"/>
          <w:szCs w:val="18"/>
        </w:rPr>
      </w:pPr>
    </w:p>
    <w:p w14:paraId="0FE04269" w14:textId="3D9823B3" w:rsidR="008630E3" w:rsidRDefault="008630E3" w:rsidP="00801304">
      <w:pPr>
        <w:pStyle w:val="Header"/>
        <w:tabs>
          <w:tab w:val="clear" w:pos="4320"/>
          <w:tab w:val="clear" w:pos="8640"/>
        </w:tabs>
        <w:ind w:right="-187" w:firstLine="360"/>
        <w:contextualSpacing/>
        <w:jc w:val="both"/>
        <w:rPr>
          <w:ins w:id="7" w:author="Alexander Chak" w:date="2024-01-02T12:44:00Z"/>
          <w:rFonts w:ascii="Arial" w:hAnsi="Arial"/>
          <w:color w:val="000000"/>
          <w:sz w:val="18"/>
          <w:szCs w:val="18"/>
          <w:lang w:val="en-US"/>
        </w:rPr>
      </w:pPr>
      <w:ins w:id="8" w:author="Alexander Chak" w:date="2024-01-02T12:44:00Z">
        <w:r>
          <w:rPr>
            <w:rFonts w:ascii="Arial" w:hAnsi="Arial"/>
            <w:color w:val="000000"/>
            <w:sz w:val="18"/>
            <w:szCs w:val="18"/>
            <w:lang w:val="en-US"/>
          </w:rPr>
          <w:t>Walmart Broker:</w:t>
        </w:r>
      </w:ins>
    </w:p>
    <w:p w14:paraId="7AD4836B" w14:textId="77777777" w:rsidR="008630E3" w:rsidRPr="00106592" w:rsidRDefault="008630E3" w:rsidP="008630E3">
      <w:pPr>
        <w:pStyle w:val="Header"/>
        <w:tabs>
          <w:tab w:val="clear" w:pos="4320"/>
          <w:tab w:val="clear" w:pos="8640"/>
        </w:tabs>
        <w:ind w:right="-187" w:firstLine="360"/>
        <w:contextualSpacing/>
        <w:jc w:val="both"/>
        <w:rPr>
          <w:ins w:id="9" w:author="Alexander Chak" w:date="2024-01-02T12:44:00Z"/>
          <w:rFonts w:ascii="Arial" w:hAnsi="Arial"/>
          <w:color w:val="000000"/>
          <w:sz w:val="18"/>
          <w:szCs w:val="18"/>
        </w:rPr>
      </w:pPr>
      <w:ins w:id="10" w:author="Alexander Chak" w:date="2024-01-02T12:44:00Z">
        <w:r w:rsidRPr="00106592">
          <w:rPr>
            <w:rFonts w:ascii="Arial" w:hAnsi="Arial"/>
            <w:color w:val="000000"/>
            <w:sz w:val="18"/>
            <w:szCs w:val="18"/>
          </w:rPr>
          <w:t xml:space="preserve">Entity: </w:t>
        </w:r>
      </w:ins>
    </w:p>
    <w:p w14:paraId="45C293EF" w14:textId="77777777" w:rsidR="008630E3" w:rsidRPr="00106592" w:rsidRDefault="008630E3" w:rsidP="008630E3">
      <w:pPr>
        <w:pStyle w:val="Header"/>
        <w:tabs>
          <w:tab w:val="clear" w:pos="4320"/>
          <w:tab w:val="clear" w:pos="8640"/>
        </w:tabs>
        <w:ind w:right="-187" w:firstLine="360"/>
        <w:contextualSpacing/>
        <w:jc w:val="both"/>
        <w:rPr>
          <w:ins w:id="11" w:author="Alexander Chak" w:date="2024-01-02T12:44:00Z"/>
          <w:rFonts w:ascii="Arial" w:hAnsi="Arial"/>
          <w:color w:val="000000"/>
          <w:sz w:val="18"/>
          <w:szCs w:val="18"/>
        </w:rPr>
      </w:pPr>
      <w:ins w:id="12" w:author="Alexander Chak" w:date="2024-01-02T12:44:00Z">
        <w:r w:rsidRPr="00106592">
          <w:rPr>
            <w:rFonts w:ascii="Arial" w:hAnsi="Arial"/>
            <w:color w:val="000000"/>
            <w:sz w:val="18"/>
            <w:szCs w:val="18"/>
          </w:rPr>
          <w:t xml:space="preserve">Phys Address: </w:t>
        </w:r>
      </w:ins>
    </w:p>
    <w:p w14:paraId="54B21F99" w14:textId="77777777" w:rsidR="008630E3" w:rsidRPr="00106592" w:rsidRDefault="008630E3" w:rsidP="008630E3">
      <w:pPr>
        <w:pStyle w:val="Header"/>
        <w:tabs>
          <w:tab w:val="clear" w:pos="4320"/>
          <w:tab w:val="clear" w:pos="8640"/>
        </w:tabs>
        <w:ind w:right="-187" w:firstLine="360"/>
        <w:contextualSpacing/>
        <w:jc w:val="both"/>
        <w:rPr>
          <w:ins w:id="13" w:author="Alexander Chak" w:date="2024-01-02T12:44:00Z"/>
          <w:rFonts w:ascii="Arial" w:hAnsi="Arial"/>
          <w:color w:val="000000"/>
          <w:sz w:val="18"/>
          <w:szCs w:val="18"/>
        </w:rPr>
      </w:pPr>
      <w:ins w:id="14" w:author="Alexander Chak" w:date="2024-01-02T12:44:00Z">
        <w:r w:rsidRPr="00106592">
          <w:rPr>
            <w:rFonts w:ascii="Arial" w:hAnsi="Arial"/>
            <w:color w:val="000000"/>
            <w:sz w:val="18"/>
            <w:szCs w:val="18"/>
          </w:rPr>
          <w:t xml:space="preserve">City, State, Zip: </w:t>
        </w:r>
      </w:ins>
    </w:p>
    <w:p w14:paraId="50732060" w14:textId="77777777" w:rsidR="008630E3" w:rsidRPr="00106592" w:rsidRDefault="008630E3" w:rsidP="008630E3">
      <w:pPr>
        <w:pStyle w:val="Header"/>
        <w:tabs>
          <w:tab w:val="clear" w:pos="4320"/>
          <w:tab w:val="clear" w:pos="8640"/>
        </w:tabs>
        <w:ind w:right="-187" w:firstLine="360"/>
        <w:contextualSpacing/>
        <w:jc w:val="both"/>
        <w:rPr>
          <w:ins w:id="15" w:author="Alexander Chak" w:date="2024-01-02T12:44:00Z"/>
          <w:rFonts w:ascii="Arial" w:hAnsi="Arial"/>
          <w:color w:val="000000"/>
          <w:sz w:val="18"/>
          <w:szCs w:val="18"/>
        </w:rPr>
      </w:pPr>
      <w:ins w:id="16" w:author="Alexander Chak" w:date="2024-01-02T12:44:00Z">
        <w:r w:rsidRPr="00106592">
          <w:rPr>
            <w:rFonts w:ascii="Arial" w:hAnsi="Arial"/>
            <w:color w:val="000000"/>
            <w:sz w:val="18"/>
            <w:szCs w:val="18"/>
          </w:rPr>
          <w:t xml:space="preserve">Contact: </w:t>
        </w:r>
      </w:ins>
    </w:p>
    <w:p w14:paraId="6BADDD03" w14:textId="77777777" w:rsidR="008630E3" w:rsidRPr="00106592" w:rsidRDefault="008630E3" w:rsidP="008630E3">
      <w:pPr>
        <w:pStyle w:val="Header"/>
        <w:tabs>
          <w:tab w:val="clear" w:pos="4320"/>
          <w:tab w:val="clear" w:pos="8640"/>
        </w:tabs>
        <w:ind w:right="-187" w:firstLine="360"/>
        <w:contextualSpacing/>
        <w:jc w:val="both"/>
        <w:rPr>
          <w:ins w:id="17" w:author="Alexander Chak" w:date="2024-01-02T12:44:00Z"/>
          <w:rFonts w:ascii="Arial" w:hAnsi="Arial"/>
          <w:color w:val="000000"/>
          <w:sz w:val="18"/>
          <w:szCs w:val="18"/>
        </w:rPr>
      </w:pPr>
      <w:ins w:id="18" w:author="Alexander Chak" w:date="2024-01-02T12:44:00Z">
        <w:r w:rsidRPr="00106592">
          <w:rPr>
            <w:rFonts w:ascii="Arial" w:hAnsi="Arial"/>
            <w:color w:val="000000"/>
            <w:sz w:val="18"/>
            <w:szCs w:val="18"/>
          </w:rPr>
          <w:t xml:space="preserve">Phone: </w:t>
        </w:r>
      </w:ins>
    </w:p>
    <w:p w14:paraId="0804A9A4" w14:textId="77777777" w:rsidR="008630E3" w:rsidRDefault="008630E3" w:rsidP="008630E3">
      <w:pPr>
        <w:pStyle w:val="Header"/>
        <w:tabs>
          <w:tab w:val="clear" w:pos="4320"/>
          <w:tab w:val="clear" w:pos="8640"/>
        </w:tabs>
        <w:ind w:right="-187" w:firstLine="360"/>
        <w:contextualSpacing/>
        <w:jc w:val="both"/>
        <w:rPr>
          <w:ins w:id="19" w:author="Alexander Chak" w:date="2024-01-02T12:44:00Z"/>
          <w:rFonts w:ascii="Arial" w:hAnsi="Arial"/>
          <w:color w:val="000000"/>
          <w:sz w:val="18"/>
          <w:szCs w:val="18"/>
        </w:rPr>
      </w:pPr>
      <w:ins w:id="20" w:author="Alexander Chak" w:date="2024-01-02T12:44:00Z">
        <w:r w:rsidRPr="00106592">
          <w:rPr>
            <w:rFonts w:ascii="Arial" w:hAnsi="Arial"/>
            <w:color w:val="000000"/>
            <w:sz w:val="18"/>
            <w:szCs w:val="18"/>
          </w:rPr>
          <w:t xml:space="preserve">Email: </w:t>
        </w:r>
      </w:ins>
    </w:p>
    <w:p w14:paraId="37CCFDB0" w14:textId="77777777" w:rsidR="008630E3" w:rsidRPr="008630E3" w:rsidRDefault="008630E3" w:rsidP="00801304">
      <w:pPr>
        <w:pStyle w:val="Header"/>
        <w:tabs>
          <w:tab w:val="clear" w:pos="4320"/>
          <w:tab w:val="clear" w:pos="8640"/>
        </w:tabs>
        <w:ind w:right="-187" w:firstLine="360"/>
        <w:contextualSpacing/>
        <w:jc w:val="both"/>
        <w:rPr>
          <w:rFonts w:ascii="Arial" w:hAnsi="Arial"/>
          <w:color w:val="000000"/>
          <w:sz w:val="18"/>
          <w:szCs w:val="18"/>
          <w:lang w:val="en-US"/>
          <w:rPrChange w:id="21" w:author="Alexander Chak" w:date="2024-01-02T12:44:00Z">
            <w:rPr>
              <w:rFonts w:ascii="Arial" w:hAnsi="Arial"/>
              <w:color w:val="000000"/>
              <w:sz w:val="18"/>
              <w:szCs w:val="18"/>
            </w:rPr>
          </w:rPrChange>
        </w:rPr>
      </w:pPr>
    </w:p>
    <w:p w14:paraId="5768EDB1" w14:textId="77777777" w:rsidR="00B71887" w:rsidRPr="00106592" w:rsidRDefault="00B71887" w:rsidP="00F3409D">
      <w:pPr>
        <w:pStyle w:val="ListParagraph"/>
        <w:ind w:left="0"/>
        <w:jc w:val="both"/>
        <w:rPr>
          <w:rFonts w:ascii="Arial" w:hAnsi="Arial"/>
          <w:b/>
          <w:bCs/>
          <w:color w:val="000000"/>
          <w:sz w:val="18"/>
          <w:szCs w:val="18"/>
        </w:rPr>
      </w:pPr>
    </w:p>
    <w:p w14:paraId="6F7373F8" w14:textId="77777777" w:rsidR="00616735" w:rsidRPr="00763E54" w:rsidRDefault="006A5B7A" w:rsidP="005908D8">
      <w:pPr>
        <w:pStyle w:val="Header"/>
        <w:numPr>
          <w:ilvl w:val="0"/>
          <w:numId w:val="6"/>
        </w:numPr>
        <w:tabs>
          <w:tab w:val="clear" w:pos="4320"/>
          <w:tab w:val="clear" w:pos="8640"/>
        </w:tabs>
        <w:ind w:right="-187"/>
        <w:contextualSpacing/>
        <w:jc w:val="both"/>
        <w:rPr>
          <w:ins w:id="22" w:author="Alexander Chak" w:date="2025-02-04T13:28:00Z" w16du:dateUtc="2025-02-04T19:28:00Z"/>
          <w:rFonts w:ascii="Arial" w:hAnsi="Arial"/>
          <w:color w:val="000000"/>
          <w:sz w:val="18"/>
          <w:szCs w:val="18"/>
          <w:rPrChange w:id="23" w:author="Alexander Chak" w:date="2025-02-04T13:28:00Z" w16du:dateUtc="2025-02-04T19:28:00Z">
            <w:rPr>
              <w:ins w:id="24" w:author="Alexander Chak" w:date="2025-02-04T13:28:00Z" w16du:dateUtc="2025-02-04T19:28:00Z"/>
              <w:rFonts w:ascii="Arial" w:hAnsi="Arial"/>
              <w:sz w:val="18"/>
              <w:szCs w:val="18"/>
            </w:rPr>
          </w:rPrChange>
        </w:rPr>
      </w:pPr>
      <w:r w:rsidRPr="00106592">
        <w:rPr>
          <w:rFonts w:ascii="Arial" w:hAnsi="Arial"/>
          <w:b/>
          <w:bCs/>
          <w:color w:val="000000"/>
          <w:sz w:val="18"/>
          <w:szCs w:val="18"/>
        </w:rPr>
        <w:t xml:space="preserve">Concept </w:t>
      </w:r>
      <w:r w:rsidR="00406194" w:rsidRPr="00106592">
        <w:rPr>
          <w:rFonts w:ascii="Arial" w:hAnsi="Arial"/>
          <w:b/>
          <w:color w:val="000000"/>
          <w:sz w:val="18"/>
          <w:szCs w:val="18"/>
        </w:rPr>
        <w:t>Plan</w:t>
      </w:r>
      <w:r w:rsidR="00C84C01" w:rsidRPr="00106592">
        <w:rPr>
          <w:rFonts w:ascii="Arial" w:hAnsi="Arial"/>
          <w:b/>
          <w:color w:val="000000"/>
          <w:sz w:val="18"/>
          <w:szCs w:val="18"/>
        </w:rPr>
        <w:t xml:space="preserve"> (must be provided prior to presentation to Walmart Realty Committee)</w:t>
      </w:r>
      <w:r w:rsidR="00E659EB" w:rsidRPr="00106592">
        <w:rPr>
          <w:rFonts w:ascii="Arial" w:hAnsi="Arial"/>
          <w:b/>
          <w:color w:val="000000"/>
          <w:sz w:val="18"/>
          <w:szCs w:val="18"/>
        </w:rPr>
        <w:t xml:space="preserve"> and Development Plans</w:t>
      </w:r>
      <w:r w:rsidR="00C84C01" w:rsidRPr="00106592">
        <w:rPr>
          <w:rFonts w:ascii="Arial" w:hAnsi="Arial"/>
          <w:b/>
          <w:color w:val="000000"/>
          <w:sz w:val="18"/>
          <w:szCs w:val="18"/>
        </w:rPr>
        <w:t xml:space="preserve">: </w:t>
      </w:r>
      <w:r w:rsidR="007F77BD" w:rsidRPr="00106592">
        <w:rPr>
          <w:rFonts w:ascii="Arial" w:hAnsi="Arial"/>
          <w:color w:val="000000"/>
          <w:sz w:val="18"/>
          <w:szCs w:val="18"/>
        </w:rPr>
        <w:t>The c</w:t>
      </w:r>
      <w:r w:rsidR="00E659EB" w:rsidRPr="00106592">
        <w:rPr>
          <w:rFonts w:ascii="Arial" w:hAnsi="Arial"/>
          <w:color w:val="000000"/>
          <w:sz w:val="18"/>
          <w:szCs w:val="18"/>
        </w:rPr>
        <w:t>oncept</w:t>
      </w:r>
      <w:r w:rsidR="00406194" w:rsidRPr="00106592">
        <w:rPr>
          <w:rFonts w:ascii="Arial" w:hAnsi="Arial"/>
          <w:color w:val="000000"/>
          <w:sz w:val="18"/>
          <w:szCs w:val="18"/>
        </w:rPr>
        <w:t xml:space="preserve"> plan, drawn to scale</w:t>
      </w:r>
      <w:r w:rsidR="00FC2B11" w:rsidRPr="00106592">
        <w:rPr>
          <w:rFonts w:ascii="Arial" w:hAnsi="Arial"/>
          <w:color w:val="000000"/>
          <w:sz w:val="18"/>
          <w:szCs w:val="18"/>
        </w:rPr>
        <w:t xml:space="preserve"> and laid over site plan or aerial</w:t>
      </w:r>
      <w:r w:rsidR="00406194" w:rsidRPr="00106592">
        <w:rPr>
          <w:rFonts w:ascii="Arial" w:hAnsi="Arial"/>
          <w:color w:val="000000"/>
          <w:sz w:val="18"/>
          <w:szCs w:val="18"/>
        </w:rPr>
        <w:t xml:space="preserve">, shall indicate: total square footage of proposed </w:t>
      </w:r>
      <w:r w:rsidR="002E7C05" w:rsidRPr="00106592">
        <w:rPr>
          <w:rFonts w:ascii="Arial" w:hAnsi="Arial"/>
          <w:color w:val="000000"/>
          <w:sz w:val="18"/>
          <w:szCs w:val="18"/>
        </w:rPr>
        <w:t xml:space="preserve">one-story </w:t>
      </w:r>
      <w:r w:rsidR="00406194" w:rsidRPr="00106592">
        <w:rPr>
          <w:rFonts w:ascii="Arial" w:hAnsi="Arial"/>
          <w:color w:val="000000"/>
          <w:sz w:val="18"/>
          <w:szCs w:val="18"/>
        </w:rPr>
        <w:t>building(s)</w:t>
      </w:r>
      <w:r w:rsidR="002E7C05" w:rsidRPr="00106592">
        <w:rPr>
          <w:rFonts w:ascii="Arial" w:hAnsi="Arial"/>
          <w:color w:val="000000"/>
          <w:sz w:val="18"/>
          <w:szCs w:val="18"/>
        </w:rPr>
        <w:t>,</w:t>
      </w:r>
      <w:r w:rsidR="006D0E82" w:rsidRPr="00106592">
        <w:rPr>
          <w:rFonts w:ascii="Arial" w:hAnsi="Arial"/>
          <w:color w:val="000000"/>
          <w:sz w:val="18"/>
          <w:szCs w:val="18"/>
        </w:rPr>
        <w:t xml:space="preserve"> which building(s)</w:t>
      </w:r>
      <w:r w:rsidR="002E7C05" w:rsidRPr="00106592">
        <w:rPr>
          <w:rFonts w:ascii="Arial" w:hAnsi="Arial"/>
          <w:color w:val="000000"/>
          <w:sz w:val="18"/>
          <w:szCs w:val="18"/>
        </w:rPr>
        <w:t xml:space="preserve"> </w:t>
      </w:r>
      <w:r w:rsidR="006D0E82" w:rsidRPr="00106592">
        <w:rPr>
          <w:rFonts w:ascii="Arial" w:hAnsi="Arial"/>
          <w:color w:val="000000"/>
          <w:sz w:val="18"/>
          <w:szCs w:val="18"/>
        </w:rPr>
        <w:t>shall not</w:t>
      </w:r>
      <w:r w:rsidR="002E7C05" w:rsidRPr="00106592">
        <w:rPr>
          <w:rFonts w:ascii="Arial" w:hAnsi="Arial"/>
          <w:color w:val="000000"/>
          <w:sz w:val="18"/>
          <w:szCs w:val="18"/>
        </w:rPr>
        <w:t xml:space="preserve"> </w:t>
      </w:r>
      <w:r w:rsidR="00C31251" w:rsidRPr="00106592">
        <w:rPr>
          <w:rFonts w:ascii="Arial" w:hAnsi="Arial"/>
          <w:color w:val="000000"/>
          <w:sz w:val="18"/>
          <w:szCs w:val="18"/>
        </w:rPr>
        <w:t xml:space="preserve">exceed </w:t>
      </w:r>
      <w:r w:rsidR="00406194" w:rsidRPr="00106592">
        <w:rPr>
          <w:rFonts w:ascii="Arial" w:hAnsi="Arial"/>
          <w:color w:val="000000"/>
          <w:sz w:val="18"/>
          <w:szCs w:val="18"/>
        </w:rPr>
        <w:t>22 feet</w:t>
      </w:r>
      <w:r w:rsidR="00C31251" w:rsidRPr="00106592">
        <w:rPr>
          <w:rFonts w:ascii="Arial" w:hAnsi="Arial"/>
          <w:color w:val="000000"/>
          <w:sz w:val="18"/>
          <w:szCs w:val="18"/>
        </w:rPr>
        <w:t xml:space="preserve"> in height, excepting architectural features </w:t>
      </w:r>
      <w:r w:rsidR="002E7C05" w:rsidRPr="00106592">
        <w:rPr>
          <w:rFonts w:ascii="Arial" w:hAnsi="Arial"/>
          <w:color w:val="000000"/>
          <w:sz w:val="18"/>
          <w:szCs w:val="18"/>
        </w:rPr>
        <w:t>(</w:t>
      </w:r>
      <w:r w:rsidR="00524BF2" w:rsidRPr="00106592">
        <w:rPr>
          <w:rFonts w:ascii="Arial" w:hAnsi="Arial"/>
          <w:color w:val="000000"/>
          <w:sz w:val="18"/>
          <w:szCs w:val="18"/>
        </w:rPr>
        <w:t xml:space="preserve">which are allowed </w:t>
      </w:r>
      <w:r w:rsidR="002E7C05" w:rsidRPr="00106592">
        <w:rPr>
          <w:rFonts w:ascii="Arial" w:hAnsi="Arial"/>
          <w:color w:val="000000"/>
          <w:sz w:val="18"/>
          <w:szCs w:val="18"/>
        </w:rPr>
        <w:t>up to 20% of total façade area</w:t>
      </w:r>
      <w:r w:rsidR="003A4DB6" w:rsidRPr="00106592">
        <w:rPr>
          <w:rFonts w:ascii="Arial" w:hAnsi="Arial"/>
          <w:color w:val="000000"/>
          <w:sz w:val="18"/>
          <w:szCs w:val="18"/>
        </w:rPr>
        <w:t>,</w:t>
      </w:r>
      <w:r w:rsidR="002E7C05" w:rsidRPr="00106592">
        <w:rPr>
          <w:rFonts w:ascii="Arial" w:hAnsi="Arial"/>
          <w:color w:val="000000"/>
          <w:sz w:val="18"/>
          <w:szCs w:val="18"/>
        </w:rPr>
        <w:t xml:space="preserve"> not</w:t>
      </w:r>
      <w:r w:rsidR="00C31251" w:rsidRPr="00106592">
        <w:rPr>
          <w:rFonts w:ascii="Arial" w:hAnsi="Arial"/>
          <w:color w:val="000000"/>
          <w:sz w:val="18"/>
          <w:szCs w:val="18"/>
        </w:rPr>
        <w:t xml:space="preserve"> exceed</w:t>
      </w:r>
      <w:r w:rsidR="003A4DB6" w:rsidRPr="00106592">
        <w:rPr>
          <w:rFonts w:ascii="Arial" w:hAnsi="Arial"/>
          <w:color w:val="000000"/>
          <w:sz w:val="18"/>
          <w:szCs w:val="18"/>
        </w:rPr>
        <w:t>ing</w:t>
      </w:r>
      <w:r w:rsidR="00C31251" w:rsidRPr="00106592">
        <w:rPr>
          <w:rFonts w:ascii="Arial" w:hAnsi="Arial"/>
          <w:color w:val="000000"/>
          <w:sz w:val="18"/>
          <w:szCs w:val="18"/>
        </w:rPr>
        <w:t xml:space="preserve"> 28 feet in height</w:t>
      </w:r>
      <w:r w:rsidR="002E7C05" w:rsidRPr="00106592">
        <w:rPr>
          <w:rFonts w:ascii="Arial" w:hAnsi="Arial"/>
          <w:color w:val="000000"/>
          <w:sz w:val="18"/>
          <w:szCs w:val="18"/>
        </w:rPr>
        <w:t>)</w:t>
      </w:r>
      <w:r w:rsidR="00C31251" w:rsidRPr="00106592">
        <w:rPr>
          <w:rFonts w:ascii="Arial" w:hAnsi="Arial"/>
          <w:color w:val="000000"/>
          <w:sz w:val="18"/>
          <w:szCs w:val="18"/>
        </w:rPr>
        <w:t xml:space="preserve">, </w:t>
      </w:r>
      <w:r w:rsidR="00406194" w:rsidRPr="00106592">
        <w:rPr>
          <w:rFonts w:ascii="Arial" w:hAnsi="Arial"/>
          <w:color w:val="000000"/>
          <w:sz w:val="18"/>
          <w:szCs w:val="18"/>
        </w:rPr>
        <w:t xml:space="preserve">parking spaces with parking ratio as required below, proposed use, masonry trash enclosure, </w:t>
      </w:r>
      <w:r w:rsidR="00C1067F" w:rsidRPr="00106592">
        <w:rPr>
          <w:rFonts w:ascii="Arial" w:hAnsi="Arial"/>
          <w:color w:val="000000"/>
          <w:sz w:val="18"/>
          <w:szCs w:val="18"/>
        </w:rPr>
        <w:t>“North” arrow, and date drawn.</w:t>
      </w:r>
      <w:r w:rsidR="0006466E" w:rsidRPr="00106592">
        <w:rPr>
          <w:rFonts w:ascii="Arial" w:hAnsi="Arial"/>
          <w:sz w:val="18"/>
          <w:szCs w:val="18"/>
        </w:rPr>
        <w:t xml:space="preserve"> </w:t>
      </w:r>
      <w:r w:rsidR="00E659EB" w:rsidRPr="00106592">
        <w:rPr>
          <w:rFonts w:ascii="Arial" w:hAnsi="Arial"/>
          <w:sz w:val="18"/>
          <w:szCs w:val="18"/>
        </w:rPr>
        <w:t xml:space="preserve">Prior to beginning construction </w:t>
      </w:r>
      <w:r w:rsidR="0006466E" w:rsidRPr="00106592">
        <w:rPr>
          <w:rFonts w:ascii="Arial" w:hAnsi="Arial"/>
          <w:sz w:val="18"/>
          <w:szCs w:val="18"/>
        </w:rPr>
        <w:t xml:space="preserve">Purchaser must obtain </w:t>
      </w:r>
      <w:r w:rsidR="007707BE" w:rsidRPr="00106592">
        <w:rPr>
          <w:rFonts w:ascii="Arial" w:hAnsi="Arial"/>
          <w:sz w:val="18"/>
          <w:szCs w:val="18"/>
        </w:rPr>
        <w:t xml:space="preserve">the written </w:t>
      </w:r>
      <w:r w:rsidR="0006466E" w:rsidRPr="00106592">
        <w:rPr>
          <w:rFonts w:ascii="Arial" w:hAnsi="Arial"/>
          <w:sz w:val="18"/>
          <w:szCs w:val="18"/>
        </w:rPr>
        <w:t>approval of its development plan</w:t>
      </w:r>
      <w:r w:rsidR="00E659EB" w:rsidRPr="00106592">
        <w:rPr>
          <w:rFonts w:ascii="Arial" w:hAnsi="Arial"/>
          <w:sz w:val="18"/>
          <w:szCs w:val="18"/>
        </w:rPr>
        <w:t>s</w:t>
      </w:r>
      <w:r w:rsidR="0006466E" w:rsidRPr="00106592">
        <w:rPr>
          <w:rFonts w:ascii="Arial" w:hAnsi="Arial"/>
          <w:sz w:val="18"/>
          <w:szCs w:val="18"/>
        </w:rPr>
        <w:t xml:space="preserve"> </w:t>
      </w:r>
      <w:r w:rsidR="007707BE" w:rsidRPr="00106592">
        <w:rPr>
          <w:rFonts w:ascii="Arial" w:hAnsi="Arial"/>
          <w:sz w:val="18"/>
          <w:szCs w:val="18"/>
        </w:rPr>
        <w:t>by Walmart</w:t>
      </w:r>
      <w:r w:rsidR="00905D19" w:rsidRPr="00106592">
        <w:rPr>
          <w:rFonts w:ascii="Arial" w:hAnsi="Arial"/>
          <w:sz w:val="18"/>
          <w:szCs w:val="18"/>
        </w:rPr>
        <w:t>. P</w:t>
      </w:r>
      <w:r w:rsidR="0006466E" w:rsidRPr="00106592">
        <w:rPr>
          <w:rFonts w:ascii="Arial" w:hAnsi="Arial"/>
          <w:sz w:val="18"/>
          <w:szCs w:val="18"/>
        </w:rPr>
        <w:t xml:space="preserve">lans submitted shall include </w:t>
      </w:r>
      <w:r w:rsidR="00FC19FD" w:rsidRPr="00106592">
        <w:rPr>
          <w:rFonts w:ascii="Arial" w:hAnsi="Arial"/>
          <w:sz w:val="18"/>
          <w:szCs w:val="18"/>
        </w:rPr>
        <w:t xml:space="preserve">site, grading, erosion/sediment control, </w:t>
      </w:r>
      <w:r w:rsidR="00E659EB" w:rsidRPr="00106592">
        <w:rPr>
          <w:rFonts w:ascii="Arial" w:hAnsi="Arial"/>
          <w:sz w:val="18"/>
          <w:szCs w:val="18"/>
        </w:rPr>
        <w:t xml:space="preserve">demolition, </w:t>
      </w:r>
      <w:r w:rsidR="00FC19FD" w:rsidRPr="00106592">
        <w:rPr>
          <w:rFonts w:ascii="Arial" w:hAnsi="Arial"/>
          <w:sz w:val="18"/>
          <w:szCs w:val="18"/>
        </w:rPr>
        <w:t>utility, exterior signage</w:t>
      </w:r>
      <w:r w:rsidR="005E5FF2" w:rsidRPr="00106592">
        <w:rPr>
          <w:rFonts w:ascii="Arial" w:hAnsi="Arial"/>
          <w:sz w:val="18"/>
          <w:szCs w:val="18"/>
        </w:rPr>
        <w:t>, landscaping,</w:t>
      </w:r>
      <w:r w:rsidR="00FC19FD" w:rsidRPr="00106592">
        <w:rPr>
          <w:rFonts w:ascii="Arial" w:hAnsi="Arial"/>
          <w:sz w:val="18"/>
          <w:szCs w:val="18"/>
        </w:rPr>
        <w:t xml:space="preserve"> and exterior elevation</w:t>
      </w:r>
      <w:r w:rsidR="0006466E" w:rsidRPr="00106592">
        <w:rPr>
          <w:rFonts w:ascii="Arial" w:hAnsi="Arial"/>
          <w:sz w:val="18"/>
          <w:szCs w:val="18"/>
        </w:rPr>
        <w:t xml:space="preserve"> </w:t>
      </w:r>
      <w:r w:rsidR="00FC19FD" w:rsidRPr="00106592">
        <w:rPr>
          <w:rFonts w:ascii="Arial" w:hAnsi="Arial"/>
          <w:sz w:val="18"/>
          <w:szCs w:val="18"/>
        </w:rPr>
        <w:t xml:space="preserve">plans. </w:t>
      </w:r>
    </w:p>
    <w:p w14:paraId="09DB5C3E" w14:textId="77777777" w:rsidR="00763E54" w:rsidRPr="00763E54" w:rsidRDefault="00763E54">
      <w:pPr>
        <w:pStyle w:val="Header"/>
        <w:tabs>
          <w:tab w:val="clear" w:pos="4320"/>
          <w:tab w:val="clear" w:pos="8640"/>
        </w:tabs>
        <w:ind w:left="360" w:right="-187"/>
        <w:contextualSpacing/>
        <w:jc w:val="both"/>
        <w:rPr>
          <w:ins w:id="25" w:author="Alexander Chak" w:date="2025-02-04T13:28:00Z" w16du:dateUtc="2025-02-04T19:28:00Z"/>
          <w:rFonts w:ascii="Arial" w:hAnsi="Arial"/>
          <w:color w:val="000000"/>
          <w:sz w:val="18"/>
          <w:szCs w:val="18"/>
          <w:rPrChange w:id="26" w:author="Alexander Chak" w:date="2025-02-04T13:28:00Z" w16du:dateUtc="2025-02-04T19:28:00Z">
            <w:rPr>
              <w:ins w:id="27" w:author="Alexander Chak" w:date="2025-02-04T13:28:00Z" w16du:dateUtc="2025-02-04T19:28:00Z"/>
              <w:rFonts w:ascii="Arial" w:hAnsi="Arial"/>
              <w:sz w:val="18"/>
              <w:szCs w:val="18"/>
            </w:rPr>
          </w:rPrChange>
        </w:rPr>
        <w:pPrChange w:id="28" w:author="Alexander Chak" w:date="2025-02-04T13:28:00Z" w16du:dateUtc="2025-02-04T19:28:00Z">
          <w:pPr>
            <w:pStyle w:val="Header"/>
            <w:numPr>
              <w:numId w:val="6"/>
            </w:numPr>
            <w:tabs>
              <w:tab w:val="clear" w:pos="4320"/>
              <w:tab w:val="clear" w:pos="8640"/>
            </w:tabs>
            <w:ind w:left="360" w:right="-187" w:hanging="360"/>
            <w:contextualSpacing/>
            <w:jc w:val="both"/>
          </w:pPr>
        </w:pPrChange>
      </w:pPr>
    </w:p>
    <w:p w14:paraId="1A307679" w14:textId="769E0AFE" w:rsidR="00763E54" w:rsidRPr="00763E54" w:rsidRDefault="00763E54" w:rsidP="005908D8">
      <w:pPr>
        <w:pStyle w:val="Header"/>
        <w:numPr>
          <w:ilvl w:val="0"/>
          <w:numId w:val="6"/>
        </w:numPr>
        <w:tabs>
          <w:tab w:val="clear" w:pos="4320"/>
          <w:tab w:val="clear" w:pos="8640"/>
        </w:tabs>
        <w:ind w:right="-187"/>
        <w:contextualSpacing/>
        <w:jc w:val="both"/>
        <w:rPr>
          <w:rFonts w:ascii="Arial" w:hAnsi="Arial"/>
          <w:b/>
          <w:bCs/>
          <w:color w:val="000000"/>
          <w:sz w:val="18"/>
          <w:szCs w:val="18"/>
          <w:rPrChange w:id="29" w:author="Alexander Chak" w:date="2025-02-04T13:29:00Z" w16du:dateUtc="2025-02-04T19:29:00Z">
            <w:rPr>
              <w:rFonts w:ascii="Arial" w:hAnsi="Arial"/>
              <w:color w:val="000000"/>
              <w:sz w:val="18"/>
              <w:szCs w:val="18"/>
            </w:rPr>
          </w:rPrChange>
        </w:rPr>
      </w:pPr>
      <w:ins w:id="30" w:author="Alexander Chak" w:date="2025-02-04T13:29:00Z" w16du:dateUtc="2025-02-04T19:29:00Z">
        <w:r w:rsidRPr="00763E54">
          <w:rPr>
            <w:rFonts w:ascii="Arial" w:hAnsi="Arial"/>
            <w:b/>
            <w:bCs/>
            <w:color w:val="000000"/>
            <w:sz w:val="18"/>
            <w:szCs w:val="18"/>
            <w:rPrChange w:id="31" w:author="Alexander Chak" w:date="2025-02-04T13:29:00Z" w16du:dateUtc="2025-02-04T19:29:00Z">
              <w:rPr>
                <w:rFonts w:ascii="Arial" w:hAnsi="Arial"/>
                <w:color w:val="000000"/>
                <w:sz w:val="18"/>
                <w:szCs w:val="18"/>
              </w:rPr>
            </w:rPrChange>
          </w:rPr>
          <w:t>ROFR</w:t>
        </w:r>
        <w:r>
          <w:rPr>
            <w:rFonts w:ascii="Arial" w:hAnsi="Arial"/>
            <w:b/>
            <w:bCs/>
            <w:color w:val="000000"/>
            <w:sz w:val="18"/>
            <w:szCs w:val="18"/>
          </w:rPr>
          <w:t xml:space="preserve">: </w:t>
        </w:r>
        <w:r w:rsidRPr="00763E54">
          <w:rPr>
            <w:rFonts w:ascii="Arial" w:hAnsi="Arial"/>
            <w:color w:val="000000"/>
            <w:sz w:val="18"/>
            <w:szCs w:val="18"/>
            <w:rPrChange w:id="32" w:author="Alexander Chak" w:date="2025-02-04T13:29:00Z" w16du:dateUtc="2025-02-04T19:29:00Z">
              <w:rPr>
                <w:rFonts w:ascii="Arial" w:hAnsi="Arial"/>
                <w:b/>
                <w:bCs/>
                <w:color w:val="000000"/>
                <w:sz w:val="18"/>
                <w:szCs w:val="18"/>
              </w:rPr>
            </w:rPrChange>
          </w:rPr>
          <w:t>Seller t</w:t>
        </w:r>
        <w:r>
          <w:rPr>
            <w:rFonts w:ascii="Arial" w:hAnsi="Arial"/>
            <w:color w:val="000000"/>
            <w:sz w:val="18"/>
            <w:szCs w:val="18"/>
          </w:rPr>
          <w:t xml:space="preserve">o retain right of first refusal. </w:t>
        </w:r>
      </w:ins>
    </w:p>
    <w:p w14:paraId="3B34D4AD" w14:textId="77777777" w:rsidR="005E5FF2" w:rsidRPr="00106592" w:rsidRDefault="005E5FF2" w:rsidP="005E5FF2">
      <w:pPr>
        <w:pStyle w:val="Header"/>
        <w:tabs>
          <w:tab w:val="clear" w:pos="4320"/>
          <w:tab w:val="clear" w:pos="8640"/>
        </w:tabs>
        <w:ind w:left="360" w:right="-187"/>
        <w:contextualSpacing/>
        <w:jc w:val="both"/>
        <w:rPr>
          <w:rFonts w:ascii="Arial" w:hAnsi="Arial"/>
          <w:color w:val="000000"/>
          <w:sz w:val="18"/>
          <w:szCs w:val="18"/>
        </w:rPr>
      </w:pPr>
    </w:p>
    <w:p w14:paraId="74CFB3C1" w14:textId="77777777" w:rsidR="00616735" w:rsidRPr="00106592" w:rsidRDefault="00D42A8E" w:rsidP="00616735">
      <w:pPr>
        <w:pStyle w:val="Header"/>
        <w:numPr>
          <w:ilvl w:val="0"/>
          <w:numId w:val="6"/>
        </w:numPr>
        <w:tabs>
          <w:tab w:val="clear" w:pos="4320"/>
          <w:tab w:val="clear" w:pos="8640"/>
        </w:tabs>
        <w:ind w:right="-187"/>
        <w:contextualSpacing/>
        <w:jc w:val="both"/>
        <w:rPr>
          <w:rFonts w:ascii="Arial" w:hAnsi="Arial"/>
          <w:b/>
          <w:sz w:val="18"/>
          <w:szCs w:val="18"/>
        </w:rPr>
      </w:pPr>
      <w:r w:rsidRPr="00106592">
        <w:rPr>
          <w:rFonts w:ascii="Arial" w:hAnsi="Arial"/>
          <w:b/>
          <w:sz w:val="18"/>
          <w:szCs w:val="18"/>
        </w:rPr>
        <w:t>Development Obligations</w:t>
      </w:r>
      <w:r w:rsidR="00C86CD1" w:rsidRPr="00106592">
        <w:rPr>
          <w:rFonts w:ascii="Arial" w:hAnsi="Arial"/>
          <w:b/>
          <w:sz w:val="18"/>
          <w:szCs w:val="18"/>
        </w:rPr>
        <w:t>:</w:t>
      </w:r>
    </w:p>
    <w:p w14:paraId="5F2FFB2E" w14:textId="77777777" w:rsidR="0006466E" w:rsidRPr="00106592" w:rsidRDefault="00D42A8E" w:rsidP="00616735">
      <w:pPr>
        <w:pStyle w:val="Header"/>
        <w:numPr>
          <w:ilvl w:val="1"/>
          <w:numId w:val="6"/>
        </w:numPr>
        <w:tabs>
          <w:tab w:val="clear" w:pos="4320"/>
          <w:tab w:val="clear" w:pos="8640"/>
        </w:tabs>
        <w:ind w:right="-187"/>
        <w:contextualSpacing/>
        <w:jc w:val="both"/>
        <w:rPr>
          <w:rFonts w:ascii="Arial" w:hAnsi="Arial"/>
          <w:color w:val="000000"/>
          <w:sz w:val="18"/>
          <w:szCs w:val="18"/>
        </w:rPr>
      </w:pPr>
      <w:r w:rsidRPr="00106592">
        <w:rPr>
          <w:rFonts w:ascii="Arial" w:hAnsi="Arial"/>
          <w:sz w:val="18"/>
          <w:szCs w:val="18"/>
        </w:rPr>
        <w:t>Purchaser shall be responsible for insuring all utility, fiber optic and/or irrigation lines are either undisturbed or relocated as part</w:t>
      </w:r>
      <w:r w:rsidR="00616735" w:rsidRPr="00106592">
        <w:rPr>
          <w:rFonts w:ascii="Arial" w:hAnsi="Arial"/>
          <w:sz w:val="18"/>
          <w:szCs w:val="18"/>
        </w:rPr>
        <w:t xml:space="preserve"> of the development</w:t>
      </w:r>
      <w:r w:rsidRPr="00106592">
        <w:rPr>
          <w:rFonts w:ascii="Arial" w:hAnsi="Arial"/>
          <w:sz w:val="18"/>
          <w:szCs w:val="18"/>
        </w:rPr>
        <w:t xml:space="preserve">. This includes the capping and rerouting of any irrigation lines to the extent that the total system continues to operate without interruption. Identification of these lines shall be the responsibility of the Purchaser. </w:t>
      </w:r>
    </w:p>
    <w:p w14:paraId="4EC40E85" w14:textId="77777777" w:rsidR="00C61379" w:rsidRPr="00106592" w:rsidRDefault="00616735" w:rsidP="00C61379">
      <w:pPr>
        <w:pStyle w:val="Header"/>
        <w:numPr>
          <w:ilvl w:val="1"/>
          <w:numId w:val="6"/>
        </w:numPr>
        <w:tabs>
          <w:tab w:val="clear" w:pos="4320"/>
          <w:tab w:val="clear" w:pos="8640"/>
        </w:tabs>
        <w:ind w:right="-187"/>
        <w:contextualSpacing/>
        <w:jc w:val="both"/>
        <w:rPr>
          <w:rFonts w:ascii="Arial" w:hAnsi="Arial"/>
          <w:color w:val="000000"/>
          <w:sz w:val="18"/>
          <w:szCs w:val="18"/>
        </w:rPr>
      </w:pPr>
      <w:r w:rsidRPr="00106592">
        <w:rPr>
          <w:rFonts w:ascii="Arial" w:hAnsi="Arial"/>
          <w:sz w:val="18"/>
          <w:szCs w:val="18"/>
        </w:rPr>
        <w:t xml:space="preserve">Purchaser is responsible for all efforts and costs associated with </w:t>
      </w:r>
      <w:r w:rsidR="00C86CD1" w:rsidRPr="00106592">
        <w:rPr>
          <w:rFonts w:ascii="Arial" w:hAnsi="Arial"/>
          <w:sz w:val="18"/>
          <w:szCs w:val="18"/>
        </w:rPr>
        <w:t>platting/subdivision</w:t>
      </w:r>
      <w:r w:rsidRPr="00106592">
        <w:rPr>
          <w:rFonts w:ascii="Arial" w:hAnsi="Arial"/>
          <w:sz w:val="18"/>
          <w:szCs w:val="18"/>
        </w:rPr>
        <w:t xml:space="preserve">, </w:t>
      </w:r>
      <w:r w:rsidR="00C86CD1" w:rsidRPr="00106592">
        <w:rPr>
          <w:rFonts w:ascii="Arial" w:hAnsi="Arial"/>
          <w:sz w:val="18"/>
          <w:szCs w:val="18"/>
        </w:rPr>
        <w:t>utility extensions</w:t>
      </w:r>
      <w:r w:rsidRPr="00106592">
        <w:rPr>
          <w:rFonts w:ascii="Arial" w:hAnsi="Arial"/>
          <w:sz w:val="18"/>
          <w:szCs w:val="18"/>
        </w:rPr>
        <w:t xml:space="preserve">, </w:t>
      </w:r>
      <w:r w:rsidR="00C86CD1" w:rsidRPr="00106592">
        <w:rPr>
          <w:rFonts w:ascii="Arial" w:hAnsi="Arial"/>
          <w:sz w:val="18"/>
          <w:szCs w:val="18"/>
        </w:rPr>
        <w:t>i</w:t>
      </w:r>
      <w:r w:rsidRPr="00106592">
        <w:rPr>
          <w:rFonts w:ascii="Arial" w:hAnsi="Arial"/>
          <w:sz w:val="18"/>
          <w:szCs w:val="18"/>
        </w:rPr>
        <w:t>mprovements, etc.</w:t>
      </w:r>
    </w:p>
    <w:p w14:paraId="526DD2FE" w14:textId="77777777" w:rsidR="00C61379" w:rsidRPr="00106592" w:rsidRDefault="00616735" w:rsidP="00C61379">
      <w:pPr>
        <w:pStyle w:val="Header"/>
        <w:numPr>
          <w:ilvl w:val="1"/>
          <w:numId w:val="6"/>
        </w:numPr>
        <w:tabs>
          <w:tab w:val="clear" w:pos="4320"/>
          <w:tab w:val="clear" w:pos="8640"/>
        </w:tabs>
        <w:ind w:right="-187"/>
        <w:contextualSpacing/>
        <w:jc w:val="both"/>
        <w:rPr>
          <w:rFonts w:ascii="Arial" w:hAnsi="Arial"/>
          <w:color w:val="000000"/>
          <w:sz w:val="18"/>
          <w:szCs w:val="18"/>
        </w:rPr>
      </w:pPr>
      <w:r w:rsidRPr="00106592">
        <w:rPr>
          <w:rFonts w:ascii="Arial" w:hAnsi="Arial"/>
          <w:color w:val="000000"/>
          <w:sz w:val="18"/>
          <w:szCs w:val="18"/>
        </w:rPr>
        <w:t>P</w:t>
      </w:r>
      <w:r w:rsidRPr="00106592">
        <w:rPr>
          <w:rFonts w:ascii="Arial" w:hAnsi="Arial"/>
          <w:sz w:val="18"/>
          <w:szCs w:val="18"/>
        </w:rPr>
        <w:t>urchaser is responsible for the research and obtaining any and all ECR party approvals, estoppels, etc.</w:t>
      </w:r>
    </w:p>
    <w:p w14:paraId="5A442979" w14:textId="77777777" w:rsidR="00C61379" w:rsidRPr="00106592" w:rsidRDefault="00616735" w:rsidP="00C61379">
      <w:pPr>
        <w:pStyle w:val="Header"/>
        <w:numPr>
          <w:ilvl w:val="1"/>
          <w:numId w:val="6"/>
        </w:numPr>
        <w:tabs>
          <w:tab w:val="clear" w:pos="4320"/>
          <w:tab w:val="clear" w:pos="8640"/>
        </w:tabs>
        <w:ind w:right="-187"/>
        <w:contextualSpacing/>
        <w:jc w:val="both"/>
        <w:rPr>
          <w:rFonts w:ascii="Arial" w:hAnsi="Arial"/>
          <w:color w:val="000000"/>
          <w:sz w:val="18"/>
          <w:szCs w:val="18"/>
        </w:rPr>
      </w:pPr>
      <w:r w:rsidRPr="00106592">
        <w:rPr>
          <w:rFonts w:ascii="Arial" w:hAnsi="Arial"/>
          <w:sz w:val="18"/>
          <w:szCs w:val="18"/>
        </w:rPr>
        <w:t xml:space="preserve">Purchaser is responsible for insuring compliance with all municipal/governmental regulations regarding </w:t>
      </w:r>
      <w:r w:rsidRPr="00106592">
        <w:rPr>
          <w:rFonts w:ascii="Arial" w:hAnsi="Arial"/>
          <w:i/>
          <w:sz w:val="18"/>
          <w:szCs w:val="18"/>
        </w:rPr>
        <w:t>the entire site</w:t>
      </w:r>
      <w:r w:rsidRPr="00106592">
        <w:rPr>
          <w:rFonts w:ascii="Arial" w:hAnsi="Arial"/>
          <w:sz w:val="18"/>
          <w:szCs w:val="18"/>
        </w:rPr>
        <w:t xml:space="preserve"> (including parking ratios, green space requirements, signage, </w:t>
      </w:r>
      <w:proofErr w:type="spellStart"/>
      <w:r w:rsidRPr="00106592">
        <w:rPr>
          <w:rFonts w:ascii="Arial" w:hAnsi="Arial"/>
          <w:sz w:val="18"/>
          <w:szCs w:val="18"/>
        </w:rPr>
        <w:t>etc</w:t>
      </w:r>
      <w:proofErr w:type="spellEnd"/>
      <w:r w:rsidRPr="00106592">
        <w:rPr>
          <w:rFonts w:ascii="Arial" w:hAnsi="Arial"/>
          <w:sz w:val="18"/>
          <w:szCs w:val="18"/>
        </w:rPr>
        <w:t>); or, obtaining variances if necessary.</w:t>
      </w:r>
      <w:r w:rsidR="0006466E" w:rsidRPr="00106592">
        <w:rPr>
          <w:rFonts w:ascii="Arial" w:hAnsi="Arial"/>
          <w:sz w:val="18"/>
          <w:szCs w:val="18"/>
        </w:rPr>
        <w:t xml:space="preserve"> </w:t>
      </w:r>
      <w:r w:rsidR="00905D19" w:rsidRPr="00106592">
        <w:rPr>
          <w:rFonts w:ascii="Arial" w:hAnsi="Arial"/>
          <w:sz w:val="18"/>
          <w:szCs w:val="18"/>
        </w:rPr>
        <w:t>I</w:t>
      </w:r>
      <w:r w:rsidR="0006466E" w:rsidRPr="00106592">
        <w:rPr>
          <w:rFonts w:ascii="Arial" w:hAnsi="Arial"/>
          <w:sz w:val="18"/>
          <w:szCs w:val="18"/>
        </w:rPr>
        <w:t xml:space="preserve">f </w:t>
      </w:r>
      <w:r w:rsidR="00FC19FD" w:rsidRPr="00106592">
        <w:rPr>
          <w:rFonts w:ascii="Arial" w:hAnsi="Arial"/>
          <w:sz w:val="18"/>
          <w:szCs w:val="18"/>
        </w:rPr>
        <w:t>Seller</w:t>
      </w:r>
      <w:r w:rsidR="00F03E4A" w:rsidRPr="00106592">
        <w:rPr>
          <w:rFonts w:ascii="Arial" w:hAnsi="Arial"/>
          <w:sz w:val="18"/>
          <w:szCs w:val="18"/>
        </w:rPr>
        <w:t xml:space="preserve"> deems any proposed, existing or future condition of approvals necessary </w:t>
      </w:r>
      <w:r w:rsidR="00FC19FD" w:rsidRPr="00106592">
        <w:rPr>
          <w:rFonts w:ascii="Arial" w:hAnsi="Arial"/>
          <w:sz w:val="18"/>
          <w:szCs w:val="18"/>
        </w:rPr>
        <w:t xml:space="preserve">for Purchaser’s subdivision and development of Property </w:t>
      </w:r>
      <w:r w:rsidR="00905D19" w:rsidRPr="00106592">
        <w:rPr>
          <w:rFonts w:ascii="Arial" w:hAnsi="Arial"/>
          <w:sz w:val="18"/>
          <w:szCs w:val="18"/>
        </w:rPr>
        <w:t xml:space="preserve">to </w:t>
      </w:r>
      <w:r w:rsidR="00FC19FD" w:rsidRPr="00106592">
        <w:rPr>
          <w:rFonts w:ascii="Arial" w:hAnsi="Arial"/>
          <w:sz w:val="18"/>
          <w:szCs w:val="18"/>
        </w:rPr>
        <w:t>be unreasonable</w:t>
      </w:r>
      <w:r w:rsidR="007707BE" w:rsidRPr="00106592">
        <w:rPr>
          <w:rFonts w:ascii="Arial" w:hAnsi="Arial"/>
          <w:sz w:val="18"/>
          <w:szCs w:val="18"/>
        </w:rPr>
        <w:t>,</w:t>
      </w:r>
      <w:r w:rsidR="00FC19FD" w:rsidRPr="00106592">
        <w:rPr>
          <w:rFonts w:ascii="Arial" w:hAnsi="Arial"/>
          <w:sz w:val="18"/>
          <w:szCs w:val="18"/>
        </w:rPr>
        <w:t xml:space="preserve"> Seller retains </w:t>
      </w:r>
      <w:r w:rsidR="007707BE" w:rsidRPr="00106592">
        <w:rPr>
          <w:rFonts w:ascii="Arial" w:hAnsi="Arial"/>
          <w:sz w:val="18"/>
          <w:szCs w:val="18"/>
        </w:rPr>
        <w:t xml:space="preserve">a right of </w:t>
      </w:r>
      <w:r w:rsidR="00FC19FD" w:rsidRPr="00106592">
        <w:rPr>
          <w:rFonts w:ascii="Arial" w:hAnsi="Arial"/>
          <w:sz w:val="18"/>
          <w:szCs w:val="18"/>
        </w:rPr>
        <w:t>termination</w:t>
      </w:r>
      <w:r w:rsidR="007707BE" w:rsidRPr="00106592">
        <w:rPr>
          <w:rFonts w:ascii="Arial" w:hAnsi="Arial"/>
          <w:sz w:val="18"/>
          <w:szCs w:val="18"/>
        </w:rPr>
        <w:t xml:space="preserve"> on this transaction</w:t>
      </w:r>
      <w:r w:rsidR="00FC19FD" w:rsidRPr="00106592">
        <w:rPr>
          <w:rFonts w:ascii="Arial" w:hAnsi="Arial"/>
          <w:sz w:val="18"/>
          <w:szCs w:val="18"/>
        </w:rPr>
        <w:t xml:space="preserve">. </w:t>
      </w:r>
      <w:r w:rsidR="0006466E" w:rsidRPr="00106592">
        <w:rPr>
          <w:rFonts w:ascii="Arial" w:hAnsi="Arial"/>
          <w:sz w:val="18"/>
          <w:szCs w:val="18"/>
        </w:rPr>
        <w:t xml:space="preserve"> </w:t>
      </w:r>
    </w:p>
    <w:p w14:paraId="03F7E093" w14:textId="77777777" w:rsidR="009221D9" w:rsidRPr="00106592" w:rsidRDefault="00FC19FD" w:rsidP="00C61379">
      <w:pPr>
        <w:pStyle w:val="Header"/>
        <w:numPr>
          <w:ilvl w:val="1"/>
          <w:numId w:val="6"/>
        </w:numPr>
        <w:tabs>
          <w:tab w:val="clear" w:pos="4320"/>
          <w:tab w:val="clear" w:pos="8640"/>
        </w:tabs>
        <w:ind w:right="-187"/>
        <w:contextualSpacing/>
        <w:jc w:val="both"/>
        <w:rPr>
          <w:rFonts w:ascii="Arial" w:hAnsi="Arial"/>
          <w:color w:val="000000"/>
          <w:sz w:val="18"/>
          <w:szCs w:val="18"/>
        </w:rPr>
      </w:pPr>
      <w:r w:rsidRPr="00106592">
        <w:rPr>
          <w:rFonts w:ascii="Arial" w:hAnsi="Arial"/>
          <w:sz w:val="18"/>
          <w:szCs w:val="18"/>
        </w:rPr>
        <w:t xml:space="preserve">Prior to Closing, </w:t>
      </w:r>
      <w:r w:rsidR="00524BF2" w:rsidRPr="00106592">
        <w:rPr>
          <w:rFonts w:ascii="Arial" w:hAnsi="Arial"/>
          <w:sz w:val="18"/>
          <w:szCs w:val="18"/>
        </w:rPr>
        <w:t xml:space="preserve">Purchaser’s engineer must provide an </w:t>
      </w:r>
      <w:r w:rsidR="009221D9" w:rsidRPr="00106592">
        <w:rPr>
          <w:rFonts w:ascii="Arial" w:hAnsi="Arial"/>
          <w:sz w:val="18"/>
          <w:szCs w:val="18"/>
        </w:rPr>
        <w:t>Engineering Letter</w:t>
      </w:r>
      <w:r w:rsidR="00524BF2" w:rsidRPr="00106592">
        <w:rPr>
          <w:rFonts w:ascii="Arial" w:hAnsi="Arial"/>
          <w:sz w:val="18"/>
          <w:szCs w:val="18"/>
        </w:rPr>
        <w:t xml:space="preserve"> certifying that the adjacent </w:t>
      </w:r>
      <w:r w:rsidRPr="00106592">
        <w:rPr>
          <w:rFonts w:ascii="Arial" w:hAnsi="Arial"/>
          <w:sz w:val="18"/>
          <w:szCs w:val="18"/>
        </w:rPr>
        <w:t>Seller</w:t>
      </w:r>
      <w:r w:rsidR="00524BF2" w:rsidRPr="00106592">
        <w:rPr>
          <w:rFonts w:ascii="Arial" w:hAnsi="Arial"/>
          <w:sz w:val="18"/>
          <w:szCs w:val="18"/>
        </w:rPr>
        <w:t xml:space="preserve"> retained tract is still in compliance with zoning after </w:t>
      </w:r>
      <w:r w:rsidR="005E5FF2" w:rsidRPr="00106592">
        <w:rPr>
          <w:rFonts w:ascii="Arial" w:hAnsi="Arial"/>
          <w:sz w:val="18"/>
          <w:szCs w:val="18"/>
        </w:rPr>
        <w:t>carveout</w:t>
      </w:r>
      <w:r w:rsidRPr="00106592">
        <w:rPr>
          <w:rFonts w:ascii="Arial" w:hAnsi="Arial"/>
          <w:sz w:val="18"/>
          <w:szCs w:val="18"/>
        </w:rPr>
        <w:t xml:space="preserve"> sale</w:t>
      </w:r>
      <w:r w:rsidR="007707BE" w:rsidRPr="00106592">
        <w:rPr>
          <w:rFonts w:ascii="Arial" w:hAnsi="Arial"/>
          <w:sz w:val="18"/>
          <w:szCs w:val="18"/>
        </w:rPr>
        <w:t>.</w:t>
      </w:r>
    </w:p>
    <w:p w14:paraId="576F242B" w14:textId="77777777" w:rsidR="009221D9" w:rsidRPr="00106592" w:rsidRDefault="00FC19FD" w:rsidP="00C61379">
      <w:pPr>
        <w:pStyle w:val="Header"/>
        <w:numPr>
          <w:ilvl w:val="1"/>
          <w:numId w:val="6"/>
        </w:numPr>
        <w:tabs>
          <w:tab w:val="clear" w:pos="4320"/>
          <w:tab w:val="clear" w:pos="8640"/>
        </w:tabs>
        <w:ind w:right="-187"/>
        <w:contextualSpacing/>
        <w:jc w:val="both"/>
        <w:rPr>
          <w:rFonts w:ascii="Arial" w:hAnsi="Arial"/>
          <w:color w:val="000000"/>
          <w:sz w:val="18"/>
          <w:szCs w:val="18"/>
        </w:rPr>
      </w:pPr>
      <w:r w:rsidRPr="00106592">
        <w:rPr>
          <w:rFonts w:ascii="Arial" w:hAnsi="Arial"/>
          <w:sz w:val="18"/>
          <w:szCs w:val="18"/>
        </w:rPr>
        <w:t>Seller</w:t>
      </w:r>
      <w:r w:rsidR="0006466E" w:rsidRPr="00106592">
        <w:rPr>
          <w:rFonts w:ascii="Arial" w:hAnsi="Arial"/>
          <w:sz w:val="18"/>
          <w:szCs w:val="18"/>
        </w:rPr>
        <w:t xml:space="preserve"> will retain a Right of First Refusal on the Property.</w:t>
      </w:r>
    </w:p>
    <w:p w14:paraId="5FE30EF9" w14:textId="77777777" w:rsidR="0006466E" w:rsidRPr="00106592" w:rsidRDefault="00931B73" w:rsidP="00C61379">
      <w:pPr>
        <w:pStyle w:val="Header"/>
        <w:numPr>
          <w:ilvl w:val="1"/>
          <w:numId w:val="6"/>
        </w:numPr>
        <w:tabs>
          <w:tab w:val="clear" w:pos="4320"/>
          <w:tab w:val="clear" w:pos="8640"/>
        </w:tabs>
        <w:ind w:right="-187"/>
        <w:contextualSpacing/>
        <w:jc w:val="both"/>
        <w:rPr>
          <w:rFonts w:ascii="Arial" w:hAnsi="Arial"/>
          <w:color w:val="000000"/>
          <w:sz w:val="18"/>
          <w:szCs w:val="18"/>
        </w:rPr>
      </w:pPr>
      <w:r w:rsidRPr="00106592">
        <w:rPr>
          <w:rFonts w:ascii="Arial" w:hAnsi="Arial"/>
          <w:sz w:val="18"/>
          <w:szCs w:val="18"/>
        </w:rPr>
        <w:t xml:space="preserve">There will be no </w:t>
      </w:r>
      <w:r w:rsidR="0006466E" w:rsidRPr="00106592">
        <w:rPr>
          <w:rFonts w:ascii="Arial" w:hAnsi="Arial"/>
          <w:sz w:val="18"/>
          <w:szCs w:val="18"/>
        </w:rPr>
        <w:t xml:space="preserve">construction </w:t>
      </w:r>
      <w:r w:rsidRPr="00106592">
        <w:rPr>
          <w:rFonts w:ascii="Arial" w:hAnsi="Arial"/>
          <w:sz w:val="18"/>
          <w:szCs w:val="18"/>
        </w:rPr>
        <w:t xml:space="preserve">allowed on </w:t>
      </w:r>
      <w:r w:rsidR="005E5FF2" w:rsidRPr="00106592">
        <w:rPr>
          <w:rFonts w:ascii="Arial" w:hAnsi="Arial"/>
          <w:sz w:val="18"/>
          <w:szCs w:val="18"/>
        </w:rPr>
        <w:t>carveout</w:t>
      </w:r>
      <w:r w:rsidRPr="00106592">
        <w:rPr>
          <w:rFonts w:ascii="Arial" w:hAnsi="Arial"/>
          <w:sz w:val="18"/>
          <w:szCs w:val="18"/>
        </w:rPr>
        <w:t xml:space="preserve">s </w:t>
      </w:r>
      <w:r w:rsidR="0006466E" w:rsidRPr="00106592">
        <w:rPr>
          <w:rFonts w:ascii="Arial" w:hAnsi="Arial"/>
          <w:sz w:val="18"/>
          <w:szCs w:val="18"/>
        </w:rPr>
        <w:t xml:space="preserve">during </w:t>
      </w:r>
      <w:r w:rsidRPr="00106592">
        <w:rPr>
          <w:rFonts w:ascii="Arial" w:hAnsi="Arial"/>
          <w:sz w:val="18"/>
          <w:szCs w:val="18"/>
        </w:rPr>
        <w:t xml:space="preserve">the months of </w:t>
      </w:r>
      <w:r w:rsidR="0006466E" w:rsidRPr="00106592">
        <w:rPr>
          <w:rFonts w:ascii="Arial" w:hAnsi="Arial"/>
          <w:sz w:val="18"/>
          <w:szCs w:val="18"/>
        </w:rPr>
        <w:t>November</w:t>
      </w:r>
      <w:r w:rsidR="000D615B" w:rsidRPr="00106592">
        <w:rPr>
          <w:rFonts w:ascii="Arial" w:hAnsi="Arial"/>
          <w:sz w:val="18"/>
          <w:szCs w:val="18"/>
        </w:rPr>
        <w:t xml:space="preserve"> and December.</w:t>
      </w:r>
    </w:p>
    <w:p w14:paraId="24C26324" w14:textId="77777777" w:rsidR="00C1067F" w:rsidRPr="00106592" w:rsidRDefault="00C1067F" w:rsidP="00F3409D">
      <w:pPr>
        <w:ind w:left="720"/>
        <w:contextualSpacing/>
        <w:jc w:val="both"/>
        <w:rPr>
          <w:rFonts w:ascii="Arial" w:hAnsi="Arial"/>
          <w:color w:val="000000"/>
          <w:sz w:val="18"/>
          <w:szCs w:val="18"/>
        </w:rPr>
      </w:pPr>
    </w:p>
    <w:p w14:paraId="50621925" w14:textId="77777777" w:rsidR="00F3409D" w:rsidRPr="00106592" w:rsidRDefault="00406194" w:rsidP="00F3409D">
      <w:pPr>
        <w:numPr>
          <w:ilvl w:val="0"/>
          <w:numId w:val="6"/>
        </w:numPr>
        <w:contextualSpacing/>
        <w:jc w:val="both"/>
        <w:rPr>
          <w:rFonts w:ascii="Arial" w:hAnsi="Arial"/>
          <w:b/>
          <w:bCs/>
          <w:color w:val="000000"/>
          <w:sz w:val="18"/>
          <w:szCs w:val="18"/>
        </w:rPr>
      </w:pPr>
      <w:r w:rsidRPr="00106592">
        <w:rPr>
          <w:rFonts w:ascii="Arial" w:hAnsi="Arial"/>
          <w:b/>
          <w:bCs/>
          <w:color w:val="000000"/>
          <w:sz w:val="18"/>
          <w:szCs w:val="18"/>
        </w:rPr>
        <w:t>Parking Ratio</w:t>
      </w:r>
      <w:r w:rsidR="0093429E" w:rsidRPr="00106592">
        <w:rPr>
          <w:rFonts w:ascii="Arial" w:hAnsi="Arial"/>
          <w:b/>
          <w:bCs/>
          <w:color w:val="000000"/>
          <w:sz w:val="18"/>
          <w:szCs w:val="18"/>
        </w:rPr>
        <w:t xml:space="preserve"> Requirements</w:t>
      </w:r>
      <w:r w:rsidRPr="00106592">
        <w:rPr>
          <w:rFonts w:ascii="Arial" w:hAnsi="Arial"/>
          <w:b/>
          <w:bCs/>
          <w:color w:val="000000"/>
          <w:sz w:val="18"/>
          <w:szCs w:val="18"/>
        </w:rPr>
        <w:t>:</w:t>
      </w:r>
      <w:r w:rsidRPr="00106592">
        <w:rPr>
          <w:rFonts w:ascii="Arial" w:hAnsi="Arial"/>
          <w:color w:val="000000"/>
          <w:sz w:val="18"/>
          <w:szCs w:val="18"/>
        </w:rPr>
        <w:t xml:space="preserve"> </w:t>
      </w:r>
    </w:p>
    <w:p w14:paraId="5E6B7BB4" w14:textId="77777777" w:rsidR="0029141F" w:rsidRPr="00106592" w:rsidRDefault="0029141F" w:rsidP="00F3409D">
      <w:pPr>
        <w:pStyle w:val="ListParagraph"/>
        <w:numPr>
          <w:ilvl w:val="1"/>
          <w:numId w:val="6"/>
        </w:numPr>
        <w:contextualSpacing/>
        <w:jc w:val="both"/>
        <w:rPr>
          <w:rFonts w:ascii="Arial" w:hAnsi="Arial" w:cs="Arial"/>
          <w:color w:val="000000"/>
          <w:sz w:val="18"/>
          <w:szCs w:val="18"/>
        </w:rPr>
      </w:pPr>
      <w:r w:rsidRPr="00106592">
        <w:rPr>
          <w:rFonts w:ascii="Arial" w:hAnsi="Arial"/>
          <w:b/>
          <w:bCs/>
          <w:color w:val="000000"/>
          <w:sz w:val="18"/>
          <w:szCs w:val="18"/>
        </w:rPr>
        <w:t xml:space="preserve">Retail </w:t>
      </w:r>
      <w:r w:rsidR="0093429E" w:rsidRPr="00106592">
        <w:rPr>
          <w:rFonts w:ascii="Arial" w:hAnsi="Arial"/>
          <w:b/>
          <w:bCs/>
          <w:color w:val="000000"/>
          <w:sz w:val="18"/>
          <w:szCs w:val="18"/>
        </w:rPr>
        <w:t xml:space="preserve">Uses </w:t>
      </w:r>
      <w:r w:rsidRPr="00106592">
        <w:rPr>
          <w:rFonts w:ascii="Arial" w:hAnsi="Arial"/>
          <w:b/>
          <w:bCs/>
          <w:color w:val="000000"/>
          <w:sz w:val="18"/>
          <w:szCs w:val="18"/>
        </w:rPr>
        <w:t xml:space="preserve">– </w:t>
      </w:r>
      <w:r w:rsidRPr="00106592">
        <w:rPr>
          <w:rFonts w:ascii="Arial" w:hAnsi="Arial" w:cs="Arial"/>
          <w:b/>
          <w:color w:val="000000"/>
          <w:sz w:val="18"/>
          <w:szCs w:val="18"/>
        </w:rPr>
        <w:t>Five (5)</w:t>
      </w:r>
      <w:r w:rsidRPr="00106592">
        <w:rPr>
          <w:rFonts w:ascii="Arial" w:hAnsi="Arial" w:cs="Arial"/>
          <w:color w:val="000000"/>
          <w:sz w:val="18"/>
          <w:szCs w:val="18"/>
        </w:rPr>
        <w:t xml:space="preserve"> parking spaces for every one thousand (1,000) square feet of aggregate floor building area.</w:t>
      </w:r>
    </w:p>
    <w:p w14:paraId="5C758B5F" w14:textId="77777777" w:rsidR="000E1EC0" w:rsidRPr="00106592" w:rsidRDefault="000E1EC0" w:rsidP="000E1EC0">
      <w:pPr>
        <w:pStyle w:val="ListParagraph"/>
        <w:numPr>
          <w:ilvl w:val="1"/>
          <w:numId w:val="6"/>
        </w:numPr>
        <w:contextualSpacing/>
        <w:jc w:val="both"/>
        <w:rPr>
          <w:rFonts w:ascii="Arial" w:hAnsi="Arial" w:cs="Arial"/>
          <w:color w:val="000000"/>
          <w:sz w:val="18"/>
          <w:szCs w:val="18"/>
        </w:rPr>
      </w:pPr>
      <w:r w:rsidRPr="00106592">
        <w:rPr>
          <w:rFonts w:ascii="Arial" w:hAnsi="Arial" w:cs="Arial"/>
          <w:b/>
          <w:bCs/>
          <w:color w:val="000000"/>
          <w:sz w:val="18"/>
          <w:szCs w:val="18"/>
        </w:rPr>
        <w:t xml:space="preserve">In-line </w:t>
      </w:r>
      <w:r w:rsidR="00406194" w:rsidRPr="00106592">
        <w:rPr>
          <w:rFonts w:ascii="Arial" w:hAnsi="Arial" w:cs="Arial"/>
          <w:b/>
          <w:bCs/>
          <w:color w:val="000000"/>
          <w:sz w:val="18"/>
          <w:szCs w:val="18"/>
        </w:rPr>
        <w:t>Restaurant</w:t>
      </w:r>
      <w:r w:rsidR="00406194" w:rsidRPr="00106592">
        <w:rPr>
          <w:rFonts w:ascii="Arial" w:hAnsi="Arial" w:cs="Arial"/>
          <w:b/>
          <w:color w:val="000000"/>
          <w:sz w:val="18"/>
          <w:szCs w:val="18"/>
        </w:rPr>
        <w:t xml:space="preserve"> </w:t>
      </w:r>
      <w:r w:rsidR="0093429E" w:rsidRPr="00106592">
        <w:rPr>
          <w:rFonts w:ascii="Arial" w:hAnsi="Arial" w:cs="Arial"/>
          <w:b/>
          <w:color w:val="000000"/>
          <w:sz w:val="18"/>
          <w:szCs w:val="18"/>
        </w:rPr>
        <w:t>Uses</w:t>
      </w:r>
      <w:r w:rsidR="0093429E" w:rsidRPr="00106592">
        <w:rPr>
          <w:rFonts w:ascii="Arial" w:hAnsi="Arial" w:cs="Arial"/>
          <w:color w:val="000000"/>
          <w:sz w:val="18"/>
          <w:szCs w:val="18"/>
        </w:rPr>
        <w:t xml:space="preserve"> </w:t>
      </w:r>
      <w:r w:rsidR="00406194" w:rsidRPr="00106592">
        <w:rPr>
          <w:rFonts w:ascii="Arial" w:hAnsi="Arial" w:cs="Arial"/>
          <w:color w:val="000000"/>
          <w:sz w:val="18"/>
          <w:szCs w:val="18"/>
        </w:rPr>
        <w:t>–</w:t>
      </w:r>
      <w:r w:rsidRPr="00106592">
        <w:rPr>
          <w:rFonts w:ascii="Arial" w:hAnsi="Arial" w:cs="Arial"/>
          <w:color w:val="000000"/>
          <w:sz w:val="18"/>
          <w:szCs w:val="18"/>
        </w:rPr>
        <w:t xml:space="preserve"> </w:t>
      </w:r>
      <w:r w:rsidR="0096075B" w:rsidRPr="00106592">
        <w:rPr>
          <w:rFonts w:ascii="Arial" w:hAnsi="Arial" w:cs="Arial"/>
          <w:b/>
          <w:bCs/>
          <w:color w:val="000000"/>
          <w:sz w:val="18"/>
          <w:szCs w:val="18"/>
        </w:rPr>
        <w:t>Five (5)</w:t>
      </w:r>
      <w:r w:rsidR="0096075B" w:rsidRPr="00106592">
        <w:rPr>
          <w:rFonts w:ascii="Arial" w:hAnsi="Arial" w:cs="Arial"/>
          <w:bCs/>
          <w:color w:val="000000"/>
          <w:sz w:val="18"/>
          <w:szCs w:val="18"/>
        </w:rPr>
        <w:t xml:space="preserve"> parking spaces for every one thousand (1,000) square feet of aggregate floor building area</w:t>
      </w:r>
      <w:r w:rsidR="0096075B" w:rsidRPr="00106592">
        <w:rPr>
          <w:rFonts w:ascii="Arial" w:hAnsi="Arial" w:cs="Arial"/>
          <w:color w:val="000000"/>
          <w:sz w:val="18"/>
          <w:szCs w:val="18"/>
        </w:rPr>
        <w:t xml:space="preserve"> not exceeding two thousand (2,000</w:t>
      </w:r>
      <w:r w:rsidRPr="00106592">
        <w:rPr>
          <w:rFonts w:ascii="Arial" w:hAnsi="Arial" w:cs="Arial"/>
          <w:color w:val="000000"/>
          <w:sz w:val="18"/>
          <w:szCs w:val="18"/>
        </w:rPr>
        <w:t>) square feet</w:t>
      </w:r>
      <w:r w:rsidR="0093429E" w:rsidRPr="00106592">
        <w:rPr>
          <w:rFonts w:ascii="Arial" w:hAnsi="Arial" w:cs="Arial"/>
          <w:color w:val="000000"/>
          <w:sz w:val="18"/>
          <w:szCs w:val="18"/>
        </w:rPr>
        <w:t xml:space="preserve">, AND </w:t>
      </w:r>
      <w:r w:rsidR="00193489" w:rsidRPr="00106592">
        <w:rPr>
          <w:rFonts w:ascii="Arial" w:hAnsi="Arial" w:cs="Arial"/>
          <w:b/>
          <w:color w:val="000000"/>
          <w:sz w:val="18"/>
          <w:szCs w:val="18"/>
        </w:rPr>
        <w:t>T</w:t>
      </w:r>
      <w:r w:rsidR="0029141F" w:rsidRPr="00106592">
        <w:rPr>
          <w:rFonts w:ascii="Arial" w:hAnsi="Arial" w:cs="Arial"/>
          <w:b/>
          <w:color w:val="000000"/>
          <w:sz w:val="18"/>
          <w:szCs w:val="18"/>
        </w:rPr>
        <w:t>hirteen (13)</w:t>
      </w:r>
      <w:r w:rsidR="0029141F" w:rsidRPr="00106592">
        <w:rPr>
          <w:rFonts w:ascii="Arial" w:hAnsi="Arial" w:cs="Arial"/>
          <w:color w:val="000000"/>
          <w:sz w:val="18"/>
          <w:szCs w:val="18"/>
        </w:rPr>
        <w:t xml:space="preserve"> parking spaces for every one thousand (1,000) square feet of </w:t>
      </w:r>
      <w:r w:rsidR="0096075B" w:rsidRPr="00106592">
        <w:rPr>
          <w:rFonts w:ascii="Arial" w:hAnsi="Arial" w:cs="Arial"/>
          <w:color w:val="000000"/>
          <w:sz w:val="18"/>
          <w:szCs w:val="18"/>
        </w:rPr>
        <w:t xml:space="preserve">aggregate </w:t>
      </w:r>
      <w:r w:rsidR="0029141F" w:rsidRPr="00106592">
        <w:rPr>
          <w:rFonts w:ascii="Arial" w:hAnsi="Arial" w:cs="Arial"/>
          <w:color w:val="000000"/>
          <w:sz w:val="18"/>
          <w:szCs w:val="18"/>
        </w:rPr>
        <w:t xml:space="preserve">floor building area exceeding </w:t>
      </w:r>
      <w:r w:rsidR="008C5B20" w:rsidRPr="00106592">
        <w:rPr>
          <w:rFonts w:ascii="Arial" w:hAnsi="Arial" w:cs="Arial"/>
          <w:color w:val="000000"/>
          <w:sz w:val="18"/>
          <w:szCs w:val="18"/>
        </w:rPr>
        <w:t>two thousand (2,000) square feet</w:t>
      </w:r>
      <w:r w:rsidR="0093429E" w:rsidRPr="00106592">
        <w:rPr>
          <w:rFonts w:ascii="Arial" w:hAnsi="Arial" w:cs="Arial"/>
          <w:color w:val="000000"/>
          <w:sz w:val="18"/>
          <w:szCs w:val="18"/>
        </w:rPr>
        <w:t>.</w:t>
      </w:r>
      <w:r w:rsidRPr="00106592">
        <w:rPr>
          <w:rFonts w:ascii="Arial" w:hAnsi="Arial" w:cs="Arial"/>
          <w:color w:val="000000"/>
          <w:sz w:val="18"/>
          <w:szCs w:val="18"/>
        </w:rPr>
        <w:t xml:space="preserve"> </w:t>
      </w:r>
    </w:p>
    <w:p w14:paraId="24709354" w14:textId="77777777" w:rsidR="00F3409D" w:rsidRPr="00106592" w:rsidRDefault="000E1EC0" w:rsidP="000E1EC0">
      <w:pPr>
        <w:pStyle w:val="ListParagraph"/>
        <w:numPr>
          <w:ilvl w:val="1"/>
          <w:numId w:val="6"/>
        </w:numPr>
        <w:contextualSpacing/>
        <w:jc w:val="both"/>
        <w:rPr>
          <w:rFonts w:ascii="Arial" w:hAnsi="Arial" w:cs="Arial"/>
          <w:color w:val="000000"/>
          <w:sz w:val="18"/>
          <w:szCs w:val="18"/>
        </w:rPr>
      </w:pPr>
      <w:r w:rsidRPr="00106592">
        <w:rPr>
          <w:rFonts w:ascii="Arial" w:hAnsi="Arial" w:cs="Arial"/>
          <w:b/>
          <w:bCs/>
          <w:color w:val="000000"/>
          <w:sz w:val="18"/>
          <w:szCs w:val="18"/>
        </w:rPr>
        <w:t xml:space="preserve">Freestanding Restaurant </w:t>
      </w:r>
      <w:r w:rsidR="0093429E" w:rsidRPr="00106592">
        <w:rPr>
          <w:rFonts w:ascii="Arial" w:hAnsi="Arial" w:cs="Arial"/>
          <w:b/>
          <w:bCs/>
          <w:color w:val="000000"/>
          <w:sz w:val="18"/>
          <w:szCs w:val="18"/>
        </w:rPr>
        <w:t xml:space="preserve">Uses </w:t>
      </w:r>
      <w:r w:rsidRPr="00106592">
        <w:rPr>
          <w:rFonts w:ascii="Arial" w:hAnsi="Arial" w:cs="Arial"/>
          <w:b/>
          <w:color w:val="000000"/>
          <w:sz w:val="18"/>
          <w:szCs w:val="18"/>
        </w:rPr>
        <w:t xml:space="preserve">– Fifteen </w:t>
      </w:r>
      <w:r w:rsidR="00AD5CDB" w:rsidRPr="00106592">
        <w:rPr>
          <w:rFonts w:ascii="Arial" w:hAnsi="Arial" w:cs="Arial"/>
          <w:b/>
          <w:color w:val="000000"/>
          <w:sz w:val="18"/>
          <w:szCs w:val="18"/>
        </w:rPr>
        <w:fldChar w:fldCharType="begin"/>
      </w:r>
      <w:r w:rsidR="0029141F" w:rsidRPr="00106592">
        <w:rPr>
          <w:rFonts w:ascii="Arial" w:hAnsi="Arial" w:cs="Arial"/>
          <w:b/>
          <w:color w:val="000000"/>
          <w:sz w:val="18"/>
          <w:szCs w:val="18"/>
        </w:rPr>
        <w:instrText xml:space="preserve">  </w:instrText>
      </w:r>
      <w:r w:rsidR="00AD5CDB" w:rsidRPr="00106592">
        <w:rPr>
          <w:rFonts w:ascii="Arial" w:hAnsi="Arial" w:cs="Arial"/>
          <w:b/>
          <w:color w:val="000000"/>
          <w:sz w:val="18"/>
          <w:szCs w:val="18"/>
        </w:rPr>
        <w:fldChar w:fldCharType="end"/>
      </w:r>
      <w:r w:rsidR="0029141F" w:rsidRPr="00106592">
        <w:rPr>
          <w:rFonts w:ascii="Arial" w:hAnsi="Arial" w:cs="Arial"/>
          <w:b/>
          <w:color w:val="000000"/>
          <w:sz w:val="18"/>
          <w:szCs w:val="18"/>
        </w:rPr>
        <w:t>(15)</w:t>
      </w:r>
      <w:r w:rsidR="0029141F" w:rsidRPr="00106592">
        <w:rPr>
          <w:rFonts w:ascii="Arial" w:hAnsi="Arial" w:cs="Arial"/>
          <w:color w:val="000000"/>
          <w:sz w:val="18"/>
          <w:szCs w:val="18"/>
        </w:rPr>
        <w:t xml:space="preserve"> parking spaces for every one thousand (1,000) square feet of </w:t>
      </w:r>
      <w:r w:rsidR="0096075B" w:rsidRPr="00106592">
        <w:rPr>
          <w:rFonts w:ascii="Arial" w:hAnsi="Arial" w:cs="Arial"/>
          <w:color w:val="000000"/>
          <w:sz w:val="18"/>
          <w:szCs w:val="18"/>
        </w:rPr>
        <w:t xml:space="preserve">aggregate </w:t>
      </w:r>
      <w:r w:rsidRPr="00106592">
        <w:rPr>
          <w:rFonts w:ascii="Arial" w:hAnsi="Arial" w:cs="Arial"/>
          <w:color w:val="000000"/>
          <w:sz w:val="18"/>
          <w:szCs w:val="18"/>
        </w:rPr>
        <w:t>floor building area</w:t>
      </w:r>
      <w:r w:rsidR="00406194" w:rsidRPr="00106592">
        <w:rPr>
          <w:rFonts w:ascii="Arial" w:hAnsi="Arial" w:cs="Arial"/>
          <w:color w:val="000000"/>
          <w:sz w:val="18"/>
          <w:szCs w:val="18"/>
        </w:rPr>
        <w:t>.</w:t>
      </w:r>
    </w:p>
    <w:p w14:paraId="0DD0D2DD" w14:textId="77777777" w:rsidR="00F3409D" w:rsidRPr="00106592" w:rsidRDefault="008C5B20" w:rsidP="00F3409D">
      <w:pPr>
        <w:pStyle w:val="ListParagraph"/>
        <w:numPr>
          <w:ilvl w:val="1"/>
          <w:numId w:val="6"/>
        </w:numPr>
        <w:contextualSpacing/>
        <w:jc w:val="both"/>
        <w:rPr>
          <w:rFonts w:ascii="Arial" w:hAnsi="Arial"/>
          <w:color w:val="000000"/>
          <w:sz w:val="18"/>
          <w:szCs w:val="18"/>
        </w:rPr>
      </w:pPr>
      <w:r w:rsidRPr="00106592">
        <w:rPr>
          <w:rFonts w:ascii="Arial" w:hAnsi="Arial" w:cs="Arial"/>
          <w:b/>
          <w:color w:val="000000"/>
          <w:sz w:val="18"/>
          <w:szCs w:val="18"/>
        </w:rPr>
        <w:lastRenderedPageBreak/>
        <w:t xml:space="preserve">Spa/Fitness </w:t>
      </w:r>
      <w:r w:rsidR="0093429E" w:rsidRPr="00106592">
        <w:rPr>
          <w:rFonts w:ascii="Arial" w:hAnsi="Arial" w:cs="Arial"/>
          <w:b/>
          <w:color w:val="000000"/>
          <w:sz w:val="18"/>
          <w:szCs w:val="18"/>
        </w:rPr>
        <w:t xml:space="preserve">Uses </w:t>
      </w:r>
      <w:r w:rsidRPr="00106592">
        <w:rPr>
          <w:rFonts w:ascii="Arial" w:hAnsi="Arial" w:cs="Arial"/>
          <w:b/>
          <w:color w:val="000000"/>
          <w:sz w:val="18"/>
          <w:szCs w:val="18"/>
        </w:rPr>
        <w:t>–</w:t>
      </w:r>
      <w:r w:rsidRPr="00106592">
        <w:rPr>
          <w:rFonts w:ascii="Arial" w:hAnsi="Arial" w:cs="Arial"/>
          <w:color w:val="000000"/>
          <w:sz w:val="18"/>
          <w:szCs w:val="18"/>
        </w:rPr>
        <w:t xml:space="preserve"> </w:t>
      </w:r>
      <w:r w:rsidRPr="00106592">
        <w:rPr>
          <w:rFonts w:ascii="Arial" w:hAnsi="Arial" w:cs="Arial"/>
          <w:b/>
          <w:color w:val="000000"/>
          <w:sz w:val="18"/>
          <w:szCs w:val="18"/>
        </w:rPr>
        <w:t xml:space="preserve">Eight </w:t>
      </w:r>
      <w:r w:rsidR="00406194" w:rsidRPr="00106592">
        <w:rPr>
          <w:rFonts w:ascii="Arial" w:hAnsi="Arial"/>
          <w:b/>
          <w:color w:val="000000"/>
          <w:sz w:val="18"/>
          <w:szCs w:val="18"/>
        </w:rPr>
        <w:t>(8)</w:t>
      </w:r>
      <w:r w:rsidR="00406194" w:rsidRPr="00106592">
        <w:rPr>
          <w:rFonts w:ascii="Arial" w:hAnsi="Arial"/>
          <w:color w:val="000000"/>
          <w:sz w:val="18"/>
          <w:szCs w:val="18"/>
        </w:rPr>
        <w:t xml:space="preserve"> parking spaces for every one thousand (1,000) square feet of aggregate </w:t>
      </w:r>
      <w:r w:rsidR="00931B73" w:rsidRPr="00106592">
        <w:rPr>
          <w:rFonts w:ascii="Arial" w:hAnsi="Arial"/>
          <w:color w:val="000000"/>
          <w:sz w:val="18"/>
          <w:szCs w:val="18"/>
        </w:rPr>
        <w:t xml:space="preserve">floor </w:t>
      </w:r>
      <w:r w:rsidR="00406194" w:rsidRPr="00106592">
        <w:rPr>
          <w:rFonts w:ascii="Arial" w:hAnsi="Arial"/>
          <w:color w:val="000000"/>
          <w:sz w:val="18"/>
          <w:szCs w:val="18"/>
        </w:rPr>
        <w:t>buildi</w:t>
      </w:r>
      <w:r w:rsidR="00931B73" w:rsidRPr="00106592">
        <w:rPr>
          <w:rFonts w:ascii="Arial" w:hAnsi="Arial"/>
          <w:color w:val="000000"/>
          <w:sz w:val="18"/>
          <w:szCs w:val="18"/>
        </w:rPr>
        <w:t>ng area</w:t>
      </w:r>
      <w:r w:rsidR="00406194" w:rsidRPr="00106592">
        <w:rPr>
          <w:rFonts w:ascii="Arial" w:hAnsi="Arial"/>
          <w:color w:val="000000"/>
          <w:sz w:val="18"/>
          <w:szCs w:val="18"/>
        </w:rPr>
        <w:t xml:space="preserve">.  </w:t>
      </w:r>
    </w:p>
    <w:p w14:paraId="1F36177E" w14:textId="77777777" w:rsidR="00C1067F" w:rsidRPr="00106592" w:rsidRDefault="00406194" w:rsidP="00F3409D">
      <w:pPr>
        <w:pStyle w:val="ListParagraph"/>
        <w:numPr>
          <w:ilvl w:val="1"/>
          <w:numId w:val="6"/>
        </w:numPr>
        <w:contextualSpacing/>
        <w:jc w:val="both"/>
        <w:rPr>
          <w:rFonts w:ascii="Arial" w:hAnsi="Arial"/>
          <w:color w:val="000000"/>
          <w:sz w:val="18"/>
          <w:szCs w:val="18"/>
        </w:rPr>
      </w:pPr>
      <w:r w:rsidRPr="00106592">
        <w:rPr>
          <w:rFonts w:ascii="Arial" w:hAnsi="Arial"/>
          <w:b/>
          <w:bCs/>
          <w:color w:val="000000"/>
          <w:sz w:val="18"/>
          <w:szCs w:val="18"/>
        </w:rPr>
        <w:t xml:space="preserve">Other </w:t>
      </w:r>
      <w:r w:rsidR="0093429E" w:rsidRPr="00106592">
        <w:rPr>
          <w:rFonts w:ascii="Arial" w:hAnsi="Arial"/>
          <w:b/>
          <w:bCs/>
          <w:color w:val="000000"/>
          <w:sz w:val="18"/>
          <w:szCs w:val="18"/>
        </w:rPr>
        <w:t xml:space="preserve">Uses </w:t>
      </w:r>
      <w:r w:rsidR="008C5B20" w:rsidRPr="00106592">
        <w:rPr>
          <w:rFonts w:ascii="Arial" w:hAnsi="Arial"/>
          <w:b/>
          <w:bCs/>
          <w:color w:val="000000"/>
          <w:sz w:val="18"/>
          <w:szCs w:val="18"/>
        </w:rPr>
        <w:t xml:space="preserve">– Five </w:t>
      </w:r>
      <w:r w:rsidRPr="00106592">
        <w:rPr>
          <w:rFonts w:ascii="Arial" w:hAnsi="Arial"/>
          <w:b/>
          <w:color w:val="000000"/>
          <w:sz w:val="18"/>
          <w:szCs w:val="18"/>
        </w:rPr>
        <w:t>(5)</w:t>
      </w:r>
      <w:r w:rsidRPr="00106592">
        <w:rPr>
          <w:rFonts w:ascii="Arial" w:hAnsi="Arial"/>
          <w:color w:val="000000"/>
          <w:sz w:val="18"/>
          <w:szCs w:val="18"/>
        </w:rPr>
        <w:t xml:space="preserve"> parking spaces for every one thousand (1,000) square feet of aggregate floor building area.</w:t>
      </w:r>
    </w:p>
    <w:p w14:paraId="793000E1" w14:textId="77777777" w:rsidR="00E55522" w:rsidRPr="00106592" w:rsidRDefault="00E55522" w:rsidP="00F3409D">
      <w:pPr>
        <w:pStyle w:val="ListParagraph"/>
        <w:jc w:val="both"/>
        <w:rPr>
          <w:rFonts w:ascii="Arial" w:hAnsi="Arial"/>
          <w:color w:val="000000"/>
          <w:sz w:val="18"/>
          <w:szCs w:val="18"/>
        </w:rPr>
      </w:pPr>
    </w:p>
    <w:p w14:paraId="310C2784" w14:textId="01BD5571" w:rsidR="007056FE" w:rsidRPr="00D139E4" w:rsidRDefault="00406194" w:rsidP="00F3409D">
      <w:pPr>
        <w:numPr>
          <w:ilvl w:val="0"/>
          <w:numId w:val="6"/>
        </w:numPr>
        <w:contextualSpacing/>
        <w:jc w:val="both"/>
        <w:rPr>
          <w:rFonts w:ascii="Arial" w:hAnsi="Arial"/>
          <w:color w:val="000000"/>
          <w:sz w:val="18"/>
          <w:szCs w:val="18"/>
        </w:rPr>
      </w:pPr>
      <w:r w:rsidRPr="00106592">
        <w:rPr>
          <w:rFonts w:ascii="Arial" w:hAnsi="Arial"/>
          <w:b/>
          <w:bCs/>
          <w:color w:val="000000"/>
          <w:sz w:val="18"/>
          <w:szCs w:val="18"/>
        </w:rPr>
        <w:t xml:space="preserve">Standard </w:t>
      </w:r>
      <w:r w:rsidRPr="00106592">
        <w:rPr>
          <w:rFonts w:ascii="Arial" w:hAnsi="Arial"/>
          <w:b/>
          <w:color w:val="000000"/>
          <w:sz w:val="18"/>
          <w:szCs w:val="18"/>
        </w:rPr>
        <w:t xml:space="preserve">Use Restrictions: These restrictions shall be included in both the </w:t>
      </w:r>
      <w:r w:rsidR="000E1EC0" w:rsidRPr="00106592">
        <w:rPr>
          <w:rFonts w:ascii="Arial" w:hAnsi="Arial"/>
          <w:b/>
          <w:color w:val="000000"/>
          <w:sz w:val="18"/>
          <w:szCs w:val="18"/>
        </w:rPr>
        <w:t>AOS</w:t>
      </w:r>
      <w:r w:rsidRPr="00106592">
        <w:rPr>
          <w:rFonts w:ascii="Arial" w:hAnsi="Arial"/>
          <w:b/>
          <w:color w:val="000000"/>
          <w:sz w:val="18"/>
          <w:szCs w:val="18"/>
        </w:rPr>
        <w:t xml:space="preserve"> and final Deed. </w:t>
      </w:r>
      <w:r w:rsidRPr="00106592">
        <w:rPr>
          <w:rFonts w:ascii="Arial" w:hAnsi="Arial"/>
          <w:color w:val="000000"/>
          <w:sz w:val="18"/>
          <w:szCs w:val="18"/>
        </w:rPr>
        <w:t xml:space="preserve"> </w:t>
      </w:r>
      <w:r w:rsidRPr="00106592">
        <w:rPr>
          <w:rFonts w:ascii="Arial" w:hAnsi="Arial" w:cs="Arial"/>
          <w:color w:val="000000"/>
          <w:sz w:val="18"/>
          <w:szCs w:val="18"/>
        </w:rPr>
        <w:t>The Property shall not be used</w:t>
      </w:r>
      <w:r w:rsidR="0013058A" w:rsidRPr="0013058A">
        <w:rPr>
          <w:color w:val="000000"/>
          <w:sz w:val="24"/>
        </w:rPr>
        <w:t xml:space="preserve"> </w:t>
      </w:r>
      <w:r w:rsidR="0013058A" w:rsidRPr="0013058A">
        <w:rPr>
          <w:rFonts w:ascii="Arial" w:hAnsi="Arial" w:cs="Arial"/>
          <w:color w:val="000000"/>
          <w:sz w:val="18"/>
          <w:szCs w:val="18"/>
        </w:rPr>
        <w:t xml:space="preserve">for or in support of the following, either directly or indirectly via remote operation or distribution (such as remote internet fulfillment center or locations, locker, grocery drive-through, grocery home shopping pick-ups, mail order, or similar pick-up facility): </w:t>
      </w:r>
    </w:p>
    <w:p w14:paraId="3E5CFDEE" w14:textId="77777777" w:rsidR="00D139E4" w:rsidRPr="007056FE" w:rsidRDefault="00D139E4" w:rsidP="00D139E4">
      <w:pPr>
        <w:ind w:left="360"/>
        <w:contextualSpacing/>
        <w:jc w:val="both"/>
        <w:rPr>
          <w:rFonts w:ascii="Arial" w:hAnsi="Arial"/>
          <w:color w:val="000000"/>
          <w:sz w:val="18"/>
          <w:szCs w:val="18"/>
        </w:rPr>
      </w:pPr>
    </w:p>
    <w:p w14:paraId="435908D9" w14:textId="77777777" w:rsidR="007056FE" w:rsidRPr="007056FE" w:rsidRDefault="007056FE" w:rsidP="007056FE">
      <w:pPr>
        <w:pStyle w:val="ListParagraph"/>
        <w:ind w:left="360"/>
        <w:contextualSpacing/>
        <w:jc w:val="both"/>
        <w:rPr>
          <w:rFonts w:ascii="Arial" w:hAnsi="Arial" w:cs="Arial"/>
          <w:sz w:val="18"/>
          <w:szCs w:val="18"/>
        </w:rPr>
      </w:pPr>
      <w:r w:rsidRPr="007056FE">
        <w:rPr>
          <w:rFonts w:ascii="Arial" w:hAnsi="Arial" w:cs="Arial"/>
          <w:color w:val="000000"/>
          <w:sz w:val="18"/>
          <w:szCs w:val="18"/>
        </w:rPr>
        <w:t>(</w:t>
      </w:r>
      <w:proofErr w:type="spellStart"/>
      <w:r w:rsidRPr="007056FE">
        <w:rPr>
          <w:rFonts w:ascii="Arial" w:hAnsi="Arial" w:cs="Arial"/>
          <w:color w:val="000000"/>
          <w:sz w:val="18"/>
          <w:szCs w:val="18"/>
        </w:rPr>
        <w:t>i</w:t>
      </w:r>
      <w:proofErr w:type="spellEnd"/>
      <w:r w:rsidRPr="007056FE">
        <w:rPr>
          <w:rFonts w:ascii="Arial" w:hAnsi="Arial" w:cs="Arial"/>
          <w:color w:val="000000"/>
          <w:sz w:val="18"/>
          <w:szCs w:val="18"/>
        </w:rPr>
        <w:t xml:space="preserve">) </w:t>
      </w:r>
      <w:r w:rsidRPr="007056FE">
        <w:rPr>
          <w:rFonts w:ascii="Arial" w:hAnsi="Arial" w:cs="Arial"/>
          <w:sz w:val="18"/>
          <w:szCs w:val="18"/>
        </w:rPr>
        <w:t xml:space="preserve">a Discount Store (defined below), wholesale membership/warehouse club, Grocery Store/Supermarket (defined below), a pharmacy/drug store; </w:t>
      </w:r>
    </w:p>
    <w:p w14:paraId="49B53A15" w14:textId="77777777" w:rsidR="007056FE" w:rsidRPr="007056FE" w:rsidRDefault="007056FE" w:rsidP="007056FE">
      <w:pPr>
        <w:pStyle w:val="ListParagraph"/>
        <w:ind w:left="360"/>
        <w:contextualSpacing/>
        <w:jc w:val="both"/>
        <w:rPr>
          <w:rFonts w:ascii="Arial" w:hAnsi="Arial" w:cs="Arial"/>
          <w:sz w:val="18"/>
          <w:szCs w:val="18"/>
        </w:rPr>
      </w:pPr>
    </w:p>
    <w:p w14:paraId="48821BE2" w14:textId="77777777" w:rsidR="007056FE" w:rsidRPr="007056FE" w:rsidRDefault="007056FE" w:rsidP="007056FE">
      <w:pPr>
        <w:pStyle w:val="ListParagraph"/>
        <w:ind w:left="360"/>
        <w:contextualSpacing/>
        <w:jc w:val="both"/>
        <w:rPr>
          <w:rFonts w:ascii="Arial" w:hAnsi="Arial" w:cs="Arial"/>
          <w:sz w:val="18"/>
          <w:szCs w:val="18"/>
        </w:rPr>
      </w:pPr>
      <w:r w:rsidRPr="007056FE">
        <w:rPr>
          <w:rFonts w:ascii="Arial" w:hAnsi="Arial" w:cs="Arial"/>
          <w:sz w:val="18"/>
          <w:szCs w:val="18"/>
        </w:rPr>
        <w:t>(ii)  gas station, quick lube/oil change facility, automobile tire sales;</w:t>
      </w:r>
    </w:p>
    <w:p w14:paraId="4274884A" w14:textId="77777777" w:rsidR="007056FE" w:rsidRPr="007056FE" w:rsidRDefault="007056FE" w:rsidP="007056FE">
      <w:pPr>
        <w:pStyle w:val="ListParagraph"/>
        <w:ind w:left="360"/>
        <w:contextualSpacing/>
        <w:jc w:val="both"/>
        <w:rPr>
          <w:rFonts w:ascii="Arial" w:hAnsi="Arial" w:cs="Arial"/>
          <w:sz w:val="18"/>
          <w:szCs w:val="18"/>
        </w:rPr>
      </w:pPr>
    </w:p>
    <w:p w14:paraId="0B9D5AE6" w14:textId="77777777" w:rsidR="007056FE" w:rsidRPr="007056FE" w:rsidRDefault="007056FE" w:rsidP="007056FE">
      <w:pPr>
        <w:pStyle w:val="ListParagraph"/>
        <w:ind w:left="360"/>
        <w:contextualSpacing/>
        <w:jc w:val="both"/>
        <w:rPr>
          <w:rFonts w:ascii="Arial" w:hAnsi="Arial" w:cs="Arial"/>
          <w:sz w:val="18"/>
          <w:szCs w:val="18"/>
        </w:rPr>
      </w:pPr>
      <w:r w:rsidRPr="007056FE">
        <w:rPr>
          <w:rFonts w:ascii="Arial" w:hAnsi="Arial" w:cs="Arial"/>
          <w:sz w:val="18"/>
          <w:szCs w:val="18"/>
        </w:rPr>
        <w:t xml:space="preserve">(iii)  a variety, general, “dollar” type store; </w:t>
      </w:r>
    </w:p>
    <w:p w14:paraId="2EB4DF21" w14:textId="77777777" w:rsidR="007056FE" w:rsidRPr="007056FE" w:rsidRDefault="007056FE" w:rsidP="007056FE">
      <w:pPr>
        <w:pStyle w:val="ListParagraph"/>
        <w:ind w:left="360"/>
        <w:contextualSpacing/>
        <w:jc w:val="both"/>
        <w:rPr>
          <w:rFonts w:ascii="Arial" w:hAnsi="Arial" w:cs="Arial"/>
          <w:sz w:val="18"/>
          <w:szCs w:val="18"/>
        </w:rPr>
      </w:pPr>
    </w:p>
    <w:p w14:paraId="6BE0C9F4" w14:textId="77777777" w:rsidR="007056FE" w:rsidRPr="007056FE" w:rsidRDefault="007056FE" w:rsidP="007056FE">
      <w:pPr>
        <w:pStyle w:val="ListParagraph"/>
        <w:ind w:left="360"/>
        <w:contextualSpacing/>
        <w:jc w:val="both"/>
        <w:rPr>
          <w:rFonts w:ascii="Arial" w:hAnsi="Arial" w:cs="Arial"/>
          <w:color w:val="000000"/>
          <w:sz w:val="18"/>
          <w:szCs w:val="18"/>
        </w:rPr>
      </w:pPr>
      <w:r w:rsidRPr="007056FE">
        <w:rPr>
          <w:rFonts w:ascii="Arial" w:hAnsi="Arial" w:cs="Arial"/>
          <w:sz w:val="18"/>
          <w:szCs w:val="18"/>
        </w:rPr>
        <w:t xml:space="preserve">(iv) </w:t>
      </w:r>
      <w:r w:rsidRPr="007056FE">
        <w:rPr>
          <w:rFonts w:ascii="Arial" w:hAnsi="Arial" w:cs="Arial"/>
          <w:color w:val="000000"/>
          <w:sz w:val="18"/>
          <w:szCs w:val="18"/>
        </w:rPr>
        <w:t xml:space="preserve">movie theater or bowling alley; </w:t>
      </w:r>
    </w:p>
    <w:p w14:paraId="29B09518" w14:textId="77777777" w:rsidR="007056FE" w:rsidRPr="007056FE" w:rsidRDefault="007056FE" w:rsidP="007056FE">
      <w:pPr>
        <w:pStyle w:val="ListParagraph"/>
        <w:ind w:left="360"/>
        <w:contextualSpacing/>
        <w:jc w:val="both"/>
        <w:rPr>
          <w:rFonts w:ascii="Arial" w:hAnsi="Arial" w:cs="Arial"/>
          <w:color w:val="000000"/>
          <w:sz w:val="18"/>
          <w:szCs w:val="18"/>
        </w:rPr>
      </w:pPr>
    </w:p>
    <w:p w14:paraId="76549281" w14:textId="77777777" w:rsidR="007056FE" w:rsidRPr="007056FE" w:rsidRDefault="007056FE" w:rsidP="007056FE">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(v) health spa/fitness center greater than three thousand (3,000) square feet;</w:t>
      </w:r>
    </w:p>
    <w:p w14:paraId="2585686F" w14:textId="77777777" w:rsidR="007056FE" w:rsidRPr="007056FE" w:rsidRDefault="007056FE" w:rsidP="007056FE">
      <w:pPr>
        <w:pStyle w:val="ListParagraph"/>
        <w:ind w:left="360"/>
        <w:contextualSpacing/>
        <w:jc w:val="both"/>
        <w:rPr>
          <w:rFonts w:ascii="Arial" w:hAnsi="Arial" w:cs="Arial"/>
          <w:color w:val="000000"/>
          <w:sz w:val="18"/>
          <w:szCs w:val="18"/>
        </w:rPr>
      </w:pPr>
    </w:p>
    <w:p w14:paraId="0A0430AF" w14:textId="6FCB7751" w:rsidR="007056FE" w:rsidRDefault="007056FE" w:rsidP="007056FE">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(vi) primary or urgent care medical facility;</w:t>
      </w:r>
    </w:p>
    <w:p w14:paraId="6BAD5A6E" w14:textId="74731F79" w:rsidR="00DC2D37" w:rsidRDefault="00DC2D37" w:rsidP="007056FE">
      <w:pPr>
        <w:pStyle w:val="ListParagraph"/>
        <w:ind w:left="360"/>
        <w:contextualSpacing/>
        <w:jc w:val="both"/>
        <w:rPr>
          <w:rFonts w:ascii="Arial" w:hAnsi="Arial" w:cs="Arial"/>
          <w:color w:val="000000"/>
          <w:sz w:val="18"/>
          <w:szCs w:val="18"/>
        </w:rPr>
      </w:pPr>
    </w:p>
    <w:p w14:paraId="7F8B6C59" w14:textId="44829137" w:rsidR="00DC2D37" w:rsidRDefault="00DC2D37" w:rsidP="007056FE">
      <w:pPr>
        <w:pStyle w:val="ListParagraph"/>
        <w:ind w:left="360"/>
        <w:contextualSpacing/>
        <w:jc w:val="both"/>
        <w:rPr>
          <w:rFonts w:ascii="Arial" w:hAnsi="Arial" w:cs="Arial"/>
          <w:color w:val="000000"/>
          <w:sz w:val="18"/>
          <w:szCs w:val="18"/>
        </w:rPr>
      </w:pPr>
      <w:r>
        <w:rPr>
          <w:rFonts w:ascii="Arial" w:hAnsi="Arial" w:cs="Arial"/>
          <w:color w:val="000000"/>
          <w:sz w:val="18"/>
          <w:szCs w:val="18"/>
        </w:rPr>
        <w:t>(vii) vitamin store;</w:t>
      </w:r>
    </w:p>
    <w:p w14:paraId="6009C5B8" w14:textId="71F2FC68" w:rsidR="00DC2D37" w:rsidRDefault="00DC2D37" w:rsidP="007056FE">
      <w:pPr>
        <w:pStyle w:val="ListParagraph"/>
        <w:ind w:left="360"/>
        <w:contextualSpacing/>
        <w:jc w:val="both"/>
        <w:rPr>
          <w:rFonts w:ascii="Arial" w:hAnsi="Arial" w:cs="Arial"/>
          <w:color w:val="000000"/>
          <w:sz w:val="18"/>
          <w:szCs w:val="18"/>
        </w:rPr>
      </w:pPr>
    </w:p>
    <w:p w14:paraId="27657CE7" w14:textId="4B7B43BF" w:rsidR="00964D5C" w:rsidRPr="008554C4" w:rsidRDefault="00DC2D37" w:rsidP="008554C4">
      <w:pPr>
        <w:pStyle w:val="ListParagraph"/>
        <w:ind w:left="360"/>
        <w:contextualSpacing/>
        <w:jc w:val="both"/>
        <w:rPr>
          <w:rFonts w:ascii="Arial" w:hAnsi="Arial" w:cs="Arial"/>
          <w:color w:val="000000"/>
          <w:sz w:val="18"/>
          <w:szCs w:val="18"/>
          <w:rPrChange w:id="33" w:author="Alexander Chak" w:date="2024-05-09T16:54:00Z">
            <w:rPr/>
          </w:rPrChange>
        </w:rPr>
      </w:pPr>
      <w:r>
        <w:rPr>
          <w:rFonts w:ascii="Arial" w:hAnsi="Arial" w:cs="Arial"/>
          <w:color w:val="000000"/>
          <w:sz w:val="18"/>
          <w:szCs w:val="18"/>
        </w:rPr>
        <w:t>(viii) mattress store;</w:t>
      </w:r>
    </w:p>
    <w:p w14:paraId="5DCC728E" w14:textId="77777777" w:rsidR="007056FE" w:rsidRPr="007056FE" w:rsidRDefault="007056FE" w:rsidP="007056FE">
      <w:pPr>
        <w:pStyle w:val="ListParagraph"/>
        <w:ind w:left="360"/>
        <w:contextualSpacing/>
        <w:jc w:val="both"/>
        <w:rPr>
          <w:rFonts w:ascii="Arial" w:hAnsi="Arial" w:cs="Arial"/>
          <w:color w:val="000000"/>
          <w:sz w:val="18"/>
          <w:szCs w:val="18"/>
        </w:rPr>
      </w:pPr>
    </w:p>
    <w:p w14:paraId="509EEBB1" w14:textId="5F73063D" w:rsidR="008554C4" w:rsidRDefault="007056FE" w:rsidP="007056FE">
      <w:pPr>
        <w:pStyle w:val="ListParagraph"/>
        <w:ind w:left="360"/>
        <w:contextualSpacing/>
        <w:jc w:val="both"/>
        <w:rPr>
          <w:ins w:id="34" w:author="Alexander Chak" w:date="2024-05-09T16:54:00Z"/>
          <w:rFonts w:ascii="Arial" w:hAnsi="Arial" w:cs="Arial"/>
          <w:sz w:val="18"/>
          <w:szCs w:val="18"/>
        </w:rPr>
      </w:pPr>
      <w:r w:rsidRPr="007056FE">
        <w:rPr>
          <w:rFonts w:ascii="Arial" w:hAnsi="Arial" w:cs="Arial"/>
          <w:sz w:val="18"/>
          <w:szCs w:val="18"/>
        </w:rPr>
        <w:t>(</w:t>
      </w:r>
      <w:r w:rsidR="00DC2D37">
        <w:rPr>
          <w:rFonts w:ascii="Arial" w:hAnsi="Arial" w:cs="Arial"/>
          <w:sz w:val="18"/>
          <w:szCs w:val="18"/>
        </w:rPr>
        <w:t>ix</w:t>
      </w:r>
      <w:r w:rsidRPr="007056FE">
        <w:rPr>
          <w:rFonts w:ascii="Arial" w:hAnsi="Arial" w:cs="Arial"/>
          <w:sz w:val="18"/>
          <w:szCs w:val="18"/>
        </w:rPr>
        <w:t>)</w:t>
      </w:r>
      <w:ins w:id="35" w:author="Alexander Chak" w:date="2024-05-09T16:54:00Z">
        <w:r w:rsidR="008554C4">
          <w:rPr>
            <w:rFonts w:ascii="Arial" w:hAnsi="Arial" w:cs="Arial"/>
            <w:sz w:val="18"/>
            <w:szCs w:val="18"/>
          </w:rPr>
          <w:t xml:space="preserve"> </w:t>
        </w:r>
      </w:ins>
      <w:ins w:id="36" w:author="Alexander Chak" w:date="2024-05-09T16:55:00Z">
        <w:r w:rsidR="008554C4">
          <w:rPr>
            <w:rFonts w:ascii="Arial" w:hAnsi="Arial" w:cs="Arial"/>
            <w:sz w:val="18"/>
            <w:szCs w:val="18"/>
          </w:rPr>
          <w:t>licensed cell phone stores or cell phone retail establishments;</w:t>
        </w:r>
      </w:ins>
    </w:p>
    <w:p w14:paraId="6A84A74D" w14:textId="77777777" w:rsidR="008554C4" w:rsidRDefault="008554C4" w:rsidP="007056FE">
      <w:pPr>
        <w:pStyle w:val="ListParagraph"/>
        <w:ind w:left="360"/>
        <w:contextualSpacing/>
        <w:jc w:val="both"/>
        <w:rPr>
          <w:ins w:id="37" w:author="Alexander Chak" w:date="2024-05-09T16:54:00Z"/>
          <w:rFonts w:ascii="Arial" w:hAnsi="Arial" w:cs="Arial"/>
          <w:sz w:val="18"/>
          <w:szCs w:val="18"/>
        </w:rPr>
      </w:pPr>
    </w:p>
    <w:p w14:paraId="07538848" w14:textId="64A20509" w:rsidR="007056FE" w:rsidRPr="007056FE" w:rsidRDefault="008554C4" w:rsidP="007056FE">
      <w:pPr>
        <w:pStyle w:val="ListParagraph"/>
        <w:ind w:left="360"/>
        <w:contextualSpacing/>
        <w:jc w:val="both"/>
        <w:rPr>
          <w:rFonts w:ascii="Arial" w:hAnsi="Arial" w:cs="Arial"/>
          <w:sz w:val="18"/>
          <w:szCs w:val="18"/>
        </w:rPr>
      </w:pPr>
      <w:ins w:id="38" w:author="Alexander Chak" w:date="2024-05-09T16:55:00Z">
        <w:r>
          <w:rPr>
            <w:rFonts w:ascii="Arial" w:hAnsi="Arial" w:cs="Arial"/>
            <w:sz w:val="18"/>
            <w:szCs w:val="18"/>
          </w:rPr>
          <w:t>(x)</w:t>
        </w:r>
      </w:ins>
      <w:r w:rsidR="007056FE" w:rsidRPr="007056FE">
        <w:rPr>
          <w:rFonts w:ascii="Arial" w:hAnsi="Arial" w:cs="Arial"/>
          <w:sz w:val="18"/>
          <w:szCs w:val="18"/>
        </w:rPr>
        <w:t xml:space="preserve"> any lockers, lock-boxes or other type of storage system that is used to receive or store merchandise from a catalog or online retailer;</w:t>
      </w:r>
    </w:p>
    <w:p w14:paraId="2A9FEBB4" w14:textId="77777777" w:rsidR="007056FE" w:rsidRPr="007056FE" w:rsidRDefault="007056FE" w:rsidP="007056FE">
      <w:pPr>
        <w:pStyle w:val="ListParagraph"/>
        <w:ind w:left="360"/>
        <w:contextualSpacing/>
        <w:jc w:val="both"/>
        <w:rPr>
          <w:rFonts w:ascii="Arial" w:hAnsi="Arial" w:cs="Arial"/>
          <w:sz w:val="18"/>
          <w:szCs w:val="18"/>
        </w:rPr>
      </w:pPr>
    </w:p>
    <w:p w14:paraId="54221F0C" w14:textId="6EEF3059" w:rsidR="007056FE" w:rsidRPr="007056FE" w:rsidRDefault="007056FE" w:rsidP="007056FE">
      <w:pPr>
        <w:pStyle w:val="ListParagraph"/>
        <w:ind w:left="360"/>
        <w:contextualSpacing/>
        <w:jc w:val="both"/>
        <w:rPr>
          <w:rFonts w:ascii="Arial" w:hAnsi="Arial" w:cs="Arial"/>
          <w:sz w:val="18"/>
          <w:szCs w:val="18"/>
        </w:rPr>
      </w:pPr>
      <w:r w:rsidRPr="007056FE">
        <w:rPr>
          <w:rFonts w:ascii="Arial" w:hAnsi="Arial" w:cs="Arial"/>
          <w:sz w:val="18"/>
          <w:szCs w:val="18"/>
        </w:rPr>
        <w:t>(</w:t>
      </w:r>
      <w:r w:rsidR="00DC2D37">
        <w:rPr>
          <w:rFonts w:ascii="Arial" w:hAnsi="Arial" w:cs="Arial"/>
          <w:sz w:val="18"/>
          <w:szCs w:val="18"/>
        </w:rPr>
        <w:t>x</w:t>
      </w:r>
      <w:ins w:id="39" w:author="Alexander Chak" w:date="2024-05-09T16:55:00Z">
        <w:r w:rsidR="008554C4">
          <w:rPr>
            <w:rFonts w:ascii="Arial" w:hAnsi="Arial" w:cs="Arial"/>
            <w:sz w:val="18"/>
            <w:szCs w:val="18"/>
          </w:rPr>
          <w:t>i</w:t>
        </w:r>
      </w:ins>
      <w:r w:rsidRPr="007056FE">
        <w:rPr>
          <w:rFonts w:ascii="Arial" w:hAnsi="Arial" w:cs="Arial"/>
          <w:sz w:val="18"/>
          <w:szCs w:val="18"/>
        </w:rPr>
        <w:t>) operating a fulfillment facility in connection with selling, receiving, storing or distributing merchandise from a catalog or online retailer, including an Internet Fulfillment Center (defined below);</w:t>
      </w:r>
    </w:p>
    <w:p w14:paraId="3C0DF437" w14:textId="77777777" w:rsidR="007056FE" w:rsidRPr="007056FE" w:rsidRDefault="007056FE" w:rsidP="007056FE">
      <w:pPr>
        <w:pStyle w:val="ListParagraph"/>
        <w:ind w:left="360"/>
        <w:contextualSpacing/>
        <w:jc w:val="both"/>
        <w:rPr>
          <w:rFonts w:ascii="Arial" w:hAnsi="Arial" w:cs="Arial"/>
          <w:sz w:val="18"/>
          <w:szCs w:val="18"/>
        </w:rPr>
      </w:pPr>
    </w:p>
    <w:p w14:paraId="7E5EA82F" w14:textId="4EA16CBD" w:rsidR="007056FE" w:rsidRPr="007056FE" w:rsidRDefault="007056FE" w:rsidP="007056FE">
      <w:pPr>
        <w:pStyle w:val="ListParagraph"/>
        <w:ind w:left="360"/>
        <w:contextualSpacing/>
        <w:jc w:val="both"/>
        <w:rPr>
          <w:rFonts w:ascii="Arial" w:hAnsi="Arial" w:cs="Arial"/>
          <w:sz w:val="18"/>
          <w:szCs w:val="18"/>
        </w:rPr>
      </w:pPr>
      <w:r w:rsidRPr="007056FE">
        <w:rPr>
          <w:rFonts w:ascii="Arial" w:hAnsi="Arial" w:cs="Arial"/>
          <w:sz w:val="18"/>
          <w:szCs w:val="18"/>
        </w:rPr>
        <w:t>(x</w:t>
      </w:r>
      <w:ins w:id="40" w:author="Alexander Chak" w:date="2024-05-09T16:55:00Z">
        <w:r w:rsidR="008554C4">
          <w:rPr>
            <w:rFonts w:ascii="Arial" w:hAnsi="Arial" w:cs="Arial"/>
            <w:sz w:val="18"/>
            <w:szCs w:val="18"/>
          </w:rPr>
          <w:t>i</w:t>
        </w:r>
      </w:ins>
      <w:r w:rsidR="00DC2D37">
        <w:rPr>
          <w:rFonts w:ascii="Arial" w:hAnsi="Arial" w:cs="Arial"/>
          <w:sz w:val="18"/>
          <w:szCs w:val="18"/>
        </w:rPr>
        <w:t>i</w:t>
      </w:r>
      <w:r w:rsidRPr="007056FE">
        <w:rPr>
          <w:rFonts w:ascii="Arial" w:hAnsi="Arial" w:cs="Arial"/>
          <w:sz w:val="18"/>
          <w:szCs w:val="18"/>
        </w:rPr>
        <w:t>) any collateral use (e.g. parking, drainage or service drives) in support of any of the foregoing uses; or</w:t>
      </w:r>
    </w:p>
    <w:p w14:paraId="10671AD9" w14:textId="77777777" w:rsidR="007056FE" w:rsidRPr="007056FE" w:rsidRDefault="007056FE" w:rsidP="007056FE">
      <w:pPr>
        <w:pStyle w:val="ListParagraph"/>
        <w:ind w:left="360"/>
        <w:contextualSpacing/>
        <w:jc w:val="both"/>
        <w:rPr>
          <w:rFonts w:ascii="Arial" w:hAnsi="Arial" w:cs="Arial"/>
          <w:sz w:val="18"/>
          <w:szCs w:val="18"/>
        </w:rPr>
      </w:pPr>
    </w:p>
    <w:p w14:paraId="5E7DAF67" w14:textId="39995A72" w:rsidR="007056FE" w:rsidRPr="007056FE" w:rsidRDefault="007056FE" w:rsidP="007056FE">
      <w:pPr>
        <w:pStyle w:val="ListParagraph"/>
        <w:ind w:left="360"/>
        <w:contextualSpacing/>
        <w:jc w:val="both"/>
        <w:rPr>
          <w:rFonts w:ascii="Arial" w:hAnsi="Arial" w:cs="Arial"/>
          <w:sz w:val="18"/>
          <w:szCs w:val="18"/>
        </w:rPr>
      </w:pPr>
      <w:r w:rsidRPr="007056FE">
        <w:rPr>
          <w:rFonts w:ascii="Arial" w:hAnsi="Arial" w:cs="Arial"/>
          <w:sz w:val="18"/>
          <w:szCs w:val="18"/>
        </w:rPr>
        <w:t>(x</w:t>
      </w:r>
      <w:ins w:id="41" w:author="Alexander Chak" w:date="2024-05-09T16:55:00Z">
        <w:r w:rsidR="008554C4">
          <w:rPr>
            <w:rFonts w:ascii="Arial" w:hAnsi="Arial" w:cs="Arial"/>
            <w:sz w:val="18"/>
            <w:szCs w:val="18"/>
          </w:rPr>
          <w:t>i</w:t>
        </w:r>
      </w:ins>
      <w:r w:rsidR="00DC2D37">
        <w:rPr>
          <w:rFonts w:ascii="Arial" w:hAnsi="Arial" w:cs="Arial"/>
          <w:sz w:val="18"/>
          <w:szCs w:val="18"/>
        </w:rPr>
        <w:t>ii</w:t>
      </w:r>
      <w:r w:rsidRPr="007056FE">
        <w:rPr>
          <w:rFonts w:ascii="Arial" w:hAnsi="Arial" w:cs="Arial"/>
          <w:sz w:val="18"/>
          <w:szCs w:val="18"/>
        </w:rPr>
        <w:t>) any combination of the foregoing uses (collectively the “Property Restrictions”).</w:t>
      </w:r>
    </w:p>
    <w:p w14:paraId="16BEE194" w14:textId="77777777" w:rsidR="007056FE" w:rsidRPr="007056FE" w:rsidRDefault="007056FE" w:rsidP="007056FE">
      <w:pPr>
        <w:pStyle w:val="ListParagraph"/>
        <w:ind w:left="360"/>
        <w:contextualSpacing/>
        <w:jc w:val="both"/>
        <w:rPr>
          <w:rFonts w:ascii="Arial" w:hAnsi="Arial" w:cs="Arial"/>
          <w:sz w:val="18"/>
          <w:szCs w:val="18"/>
        </w:rPr>
      </w:pPr>
    </w:p>
    <w:p w14:paraId="33E0B878" w14:textId="77777777" w:rsidR="007056FE" w:rsidRPr="007056FE" w:rsidRDefault="007056FE" w:rsidP="007056FE">
      <w:pPr>
        <w:pStyle w:val="ListParagraph"/>
        <w:ind w:left="360"/>
        <w:contextualSpacing/>
        <w:jc w:val="both"/>
        <w:rPr>
          <w:rFonts w:ascii="Arial" w:hAnsi="Arial" w:cs="Arial"/>
          <w:sz w:val="18"/>
          <w:szCs w:val="18"/>
        </w:rPr>
      </w:pPr>
      <w:r w:rsidRPr="007056FE">
        <w:rPr>
          <w:rFonts w:ascii="Arial" w:hAnsi="Arial" w:cs="Arial"/>
          <w:sz w:val="18"/>
          <w:szCs w:val="18"/>
        </w:rPr>
        <w:t>As used in the above:</w:t>
      </w:r>
    </w:p>
    <w:p w14:paraId="4F1194EE" w14:textId="77777777" w:rsidR="007056FE" w:rsidRPr="007056FE" w:rsidRDefault="007056FE" w:rsidP="007056FE">
      <w:pPr>
        <w:pStyle w:val="ListParagraph"/>
        <w:ind w:left="360"/>
        <w:contextualSpacing/>
        <w:jc w:val="both"/>
        <w:rPr>
          <w:rFonts w:ascii="Arial" w:hAnsi="Arial" w:cs="Arial"/>
          <w:sz w:val="18"/>
          <w:szCs w:val="18"/>
        </w:rPr>
      </w:pPr>
    </w:p>
    <w:p w14:paraId="708B5748" w14:textId="77777777" w:rsidR="007056FE" w:rsidRPr="007056FE" w:rsidRDefault="007056FE" w:rsidP="007056FE">
      <w:pPr>
        <w:pStyle w:val="ListParagraph"/>
        <w:ind w:left="360"/>
        <w:contextualSpacing/>
        <w:jc w:val="both"/>
        <w:rPr>
          <w:rStyle w:val="normaltextrun"/>
          <w:rFonts w:ascii="Arial" w:hAnsi="Arial" w:cs="Arial"/>
          <w:color w:val="000000"/>
          <w:sz w:val="18"/>
          <w:szCs w:val="18"/>
        </w:rPr>
      </w:pPr>
      <w:r w:rsidRPr="007056FE">
        <w:rPr>
          <w:rFonts w:ascii="Arial" w:hAnsi="Arial" w:cs="Arial"/>
          <w:sz w:val="18"/>
          <w:szCs w:val="18"/>
        </w:rPr>
        <w:tab/>
        <w:t>1.</w:t>
      </w:r>
      <w:r w:rsidRPr="007056FE">
        <w:rPr>
          <w:rFonts w:ascii="Arial" w:hAnsi="Arial" w:cs="Arial"/>
          <w:sz w:val="18"/>
          <w:szCs w:val="18"/>
        </w:rPr>
        <w:tab/>
        <w:t xml:space="preserve">A </w:t>
      </w:r>
      <w:r w:rsidRPr="007056FE">
        <w:rPr>
          <w:rStyle w:val="normaltextrun"/>
          <w:rFonts w:ascii="Arial" w:hAnsi="Arial" w:cs="Arial"/>
          <w:color w:val="000000"/>
          <w:sz w:val="18"/>
          <w:szCs w:val="18"/>
        </w:rPr>
        <w:t>“Discount Store” as used herein shall mean a store that sells a full line of hard goods and soft goods (e.g. clothing, cards, gifts, electronics, garden supplies, furniture, lawnmowers, toys, health and beauty aids, hardware items, bath accessories and auto accessories) at a discount in a retail operation similar to that of Walmart.</w:t>
      </w:r>
    </w:p>
    <w:p w14:paraId="2CA069C8" w14:textId="77777777" w:rsidR="007056FE" w:rsidRPr="007056FE" w:rsidRDefault="007056FE" w:rsidP="007056FE">
      <w:pPr>
        <w:pStyle w:val="ListParagraph"/>
        <w:ind w:left="360"/>
        <w:contextualSpacing/>
        <w:jc w:val="both"/>
        <w:rPr>
          <w:rStyle w:val="normaltextrun"/>
          <w:rFonts w:ascii="Arial" w:hAnsi="Arial" w:cs="Arial"/>
          <w:color w:val="000000"/>
          <w:sz w:val="18"/>
          <w:szCs w:val="18"/>
        </w:rPr>
      </w:pPr>
    </w:p>
    <w:p w14:paraId="2106E49E" w14:textId="77777777" w:rsidR="007056FE" w:rsidRPr="007056FE" w:rsidRDefault="007056FE" w:rsidP="007056FE">
      <w:pPr>
        <w:pStyle w:val="ListParagraph"/>
        <w:ind w:left="360"/>
        <w:contextualSpacing/>
        <w:jc w:val="both"/>
        <w:rPr>
          <w:rStyle w:val="normaltextrun"/>
          <w:rFonts w:ascii="Arial" w:hAnsi="Arial" w:cs="Arial"/>
          <w:color w:val="000000"/>
          <w:sz w:val="18"/>
          <w:szCs w:val="18"/>
        </w:rPr>
      </w:pPr>
      <w:r w:rsidRPr="007056FE">
        <w:rPr>
          <w:rStyle w:val="normaltextrun"/>
          <w:rFonts w:ascii="Arial" w:hAnsi="Arial" w:cs="Arial"/>
          <w:color w:val="000000"/>
          <w:sz w:val="18"/>
          <w:szCs w:val="18"/>
        </w:rPr>
        <w:tab/>
        <w:t>2.</w:t>
      </w:r>
      <w:r w:rsidRPr="007056FE">
        <w:rPr>
          <w:rStyle w:val="normaltextrun"/>
          <w:rFonts w:ascii="Arial" w:hAnsi="Arial" w:cs="Arial"/>
          <w:color w:val="000000"/>
          <w:sz w:val="18"/>
          <w:szCs w:val="18"/>
        </w:rPr>
        <w:tab/>
        <w:t>A “Grocery Store/Supermarket” as used herein shall mean a food store or food department that sells food for consumption off the premises, which shall include but not be limited to the sale of dry, refrigerated or frozen groceries, meat, seafood, poultry, produce, delicatessen or bakery products, refrigerated or frozen dairy products or any grocery products normally sold in such stores or departments.</w:t>
      </w:r>
    </w:p>
    <w:p w14:paraId="207D3567" w14:textId="77777777" w:rsidR="007056FE" w:rsidRPr="007056FE" w:rsidRDefault="007056FE" w:rsidP="007056FE">
      <w:pPr>
        <w:pStyle w:val="ListParagraph"/>
        <w:ind w:left="360"/>
        <w:contextualSpacing/>
        <w:jc w:val="both"/>
        <w:rPr>
          <w:rStyle w:val="normaltextrun"/>
          <w:rFonts w:ascii="Arial" w:hAnsi="Arial" w:cs="Arial"/>
          <w:color w:val="000000"/>
          <w:sz w:val="18"/>
          <w:szCs w:val="18"/>
        </w:rPr>
      </w:pPr>
    </w:p>
    <w:p w14:paraId="7E766623" w14:textId="35033858" w:rsidR="007056FE" w:rsidRPr="007056FE" w:rsidRDefault="007056FE" w:rsidP="007056FE">
      <w:pPr>
        <w:pStyle w:val="ListParagraph"/>
        <w:ind w:left="360"/>
        <w:contextualSpacing/>
        <w:jc w:val="both"/>
        <w:rPr>
          <w:rFonts w:ascii="Arial" w:hAnsi="Arial" w:cs="Arial"/>
          <w:sz w:val="18"/>
          <w:szCs w:val="18"/>
        </w:rPr>
      </w:pPr>
      <w:r w:rsidRPr="007056FE">
        <w:rPr>
          <w:rStyle w:val="normaltextrun"/>
          <w:rFonts w:ascii="Arial" w:hAnsi="Arial" w:cs="Arial"/>
          <w:color w:val="000000"/>
          <w:sz w:val="18"/>
          <w:szCs w:val="18"/>
        </w:rPr>
        <w:tab/>
        <w:t>3.</w:t>
      </w:r>
      <w:r w:rsidRPr="007056FE">
        <w:rPr>
          <w:rStyle w:val="normaltextrun"/>
          <w:rFonts w:ascii="Arial" w:hAnsi="Arial" w:cs="Arial"/>
          <w:color w:val="000000"/>
          <w:sz w:val="18"/>
          <w:szCs w:val="18"/>
        </w:rPr>
        <w:tab/>
      </w:r>
      <w:r w:rsidR="00D139E4" w:rsidRPr="001F1A7D">
        <w:rPr>
          <w:rStyle w:val="normaltextrun"/>
          <w:rFonts w:ascii="Arial" w:hAnsi="Arial" w:cs="Arial"/>
          <w:color w:val="000000"/>
          <w:sz w:val="18"/>
          <w:szCs w:val="18"/>
        </w:rPr>
        <w:t>A</w:t>
      </w:r>
      <w:r w:rsidR="00D139E4" w:rsidRPr="001F1A7D">
        <w:rPr>
          <w:rStyle w:val="normaltextrun"/>
          <w:rFonts w:ascii="Arial" w:hAnsi="Arial" w:cs="Arial"/>
          <w:sz w:val="18"/>
          <w:szCs w:val="18"/>
        </w:rPr>
        <w:t xml:space="preserve">n “Internet Fulfillment Center” shall mean any space within the Property, including without limitation, facilities such as lockers, outposts, pods, dedicated floor or parking spaces, or similar drop off/pick up locations or facilities utilized by any person or entity to sell, fulfill, store, deliver, exchange, transfer, convey, or otherwise distribute or receive products the sale of which originated outside the Property and would have been prohibited under the Property Restrictions if sold within the Property, including goods that are typically found in a Discount Store, Grocery Store/Supermarket, or pharmacy, or other products that result from orders placed remotely within or outside the Property over the internet, phone service, mail order, or other means by any person or entity.  A business </w:t>
      </w:r>
      <w:r w:rsidR="00D139E4">
        <w:rPr>
          <w:rStyle w:val="normaltextrun"/>
          <w:rFonts w:ascii="Arial" w:hAnsi="Arial" w:cs="Arial"/>
          <w:sz w:val="18"/>
          <w:szCs w:val="18"/>
        </w:rPr>
        <w:t xml:space="preserve">may operate </w:t>
      </w:r>
      <w:r w:rsidR="00D139E4" w:rsidRPr="001F1A7D">
        <w:rPr>
          <w:rStyle w:val="normaltextrun"/>
          <w:rFonts w:ascii="Arial" w:hAnsi="Arial" w:cs="Arial"/>
          <w:sz w:val="18"/>
          <w:szCs w:val="18"/>
        </w:rPr>
        <w:t xml:space="preserve">an Internet Fulfillment Center if </w:t>
      </w:r>
      <w:r w:rsidR="00D139E4">
        <w:rPr>
          <w:rStyle w:val="normaltextrun"/>
          <w:rFonts w:ascii="Arial" w:hAnsi="Arial" w:cs="Arial"/>
          <w:sz w:val="18"/>
          <w:szCs w:val="18"/>
        </w:rPr>
        <w:t>such business</w:t>
      </w:r>
      <w:r w:rsidR="00D139E4" w:rsidRPr="001F1A7D">
        <w:rPr>
          <w:rStyle w:val="normaltextrun"/>
          <w:rFonts w:ascii="Arial" w:hAnsi="Arial" w:cs="Arial"/>
          <w:sz w:val="18"/>
          <w:szCs w:val="18"/>
        </w:rPr>
        <w:t xml:space="preserve"> is </w:t>
      </w:r>
      <w:r w:rsidR="00D139E4">
        <w:rPr>
          <w:rStyle w:val="normaltextrun"/>
          <w:rFonts w:ascii="Arial" w:hAnsi="Arial" w:cs="Arial"/>
          <w:sz w:val="18"/>
          <w:szCs w:val="18"/>
        </w:rPr>
        <w:t xml:space="preserve">also </w:t>
      </w:r>
      <w:r w:rsidR="00D139E4" w:rsidRPr="001F1A7D">
        <w:rPr>
          <w:rStyle w:val="normaltextrun"/>
          <w:rFonts w:ascii="Arial" w:hAnsi="Arial" w:cs="Arial"/>
          <w:sz w:val="18"/>
          <w:szCs w:val="18"/>
        </w:rPr>
        <w:t>open to the public for on-site sales of goods</w:t>
      </w:r>
      <w:r w:rsidR="00D139E4">
        <w:rPr>
          <w:rStyle w:val="normaltextrun"/>
          <w:rFonts w:ascii="Arial" w:hAnsi="Arial" w:cs="Arial"/>
          <w:sz w:val="18"/>
          <w:szCs w:val="18"/>
        </w:rPr>
        <w:t xml:space="preserve"> or services (“On-Site Business”)</w:t>
      </w:r>
      <w:r w:rsidR="00D139E4" w:rsidRPr="001F1A7D">
        <w:rPr>
          <w:rStyle w:val="normaltextrun"/>
          <w:rFonts w:ascii="Arial" w:hAnsi="Arial" w:cs="Arial"/>
          <w:sz w:val="18"/>
          <w:szCs w:val="18"/>
        </w:rPr>
        <w:t xml:space="preserve"> </w:t>
      </w:r>
      <w:r w:rsidR="00D139E4">
        <w:rPr>
          <w:rStyle w:val="normaltextrun"/>
          <w:rFonts w:ascii="Arial" w:hAnsi="Arial" w:cs="Arial"/>
          <w:sz w:val="18"/>
          <w:szCs w:val="18"/>
        </w:rPr>
        <w:t xml:space="preserve">and maintains at least seventy-five percent (75%) of the products distributed from such Internet Fulfillment Center on site and available for immediate purchase (i.e. such products are in stock).  For clarity, an On-Site Business may </w:t>
      </w:r>
      <w:r w:rsidR="00964CD7">
        <w:rPr>
          <w:rStyle w:val="normaltextrun"/>
          <w:rFonts w:ascii="Arial" w:hAnsi="Arial" w:cs="Arial"/>
          <w:sz w:val="18"/>
          <w:szCs w:val="18"/>
        </w:rPr>
        <w:t xml:space="preserve">not </w:t>
      </w:r>
      <w:r w:rsidR="00D139E4">
        <w:rPr>
          <w:rStyle w:val="normaltextrun"/>
          <w:rFonts w:ascii="Arial" w:hAnsi="Arial" w:cs="Arial"/>
          <w:sz w:val="18"/>
          <w:szCs w:val="18"/>
        </w:rPr>
        <w:t>allow drop off/pick up locations for another retailer or third party as such use would violate the Internet Fulfillment Center restriction.</w:t>
      </w:r>
    </w:p>
    <w:p w14:paraId="75A47564" w14:textId="77777777" w:rsidR="007056FE" w:rsidRPr="007056FE" w:rsidRDefault="007056FE" w:rsidP="007056FE">
      <w:pPr>
        <w:pStyle w:val="ListParagraph"/>
        <w:ind w:left="360"/>
        <w:contextualSpacing/>
        <w:jc w:val="both"/>
        <w:rPr>
          <w:rFonts w:ascii="Arial" w:hAnsi="Arial" w:cs="Arial"/>
          <w:color w:val="000000"/>
          <w:sz w:val="18"/>
          <w:szCs w:val="18"/>
        </w:rPr>
      </w:pPr>
    </w:p>
    <w:p w14:paraId="41387D28" w14:textId="77777777" w:rsidR="007056FE" w:rsidRPr="007056FE" w:rsidRDefault="007056FE" w:rsidP="007056FE">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In addition, the Property shall not be used for or in support of the following: </w:t>
      </w:r>
    </w:p>
    <w:p w14:paraId="2F263CE0" w14:textId="77777777" w:rsidR="007056FE" w:rsidRPr="007056FE" w:rsidRDefault="007056FE" w:rsidP="007056FE">
      <w:pPr>
        <w:pStyle w:val="ListParagraph"/>
        <w:ind w:left="360"/>
        <w:contextualSpacing/>
        <w:jc w:val="both"/>
        <w:rPr>
          <w:rFonts w:ascii="Arial" w:hAnsi="Arial" w:cs="Arial"/>
          <w:color w:val="000000"/>
          <w:sz w:val="18"/>
          <w:szCs w:val="18"/>
        </w:rPr>
      </w:pPr>
    </w:p>
    <w:p w14:paraId="68FA32F1" w14:textId="77777777" w:rsidR="007056FE" w:rsidRPr="007056FE" w:rsidRDefault="007056FE" w:rsidP="007056FE">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w:t>
      </w:r>
      <w:proofErr w:type="spellStart"/>
      <w:r w:rsidRPr="007056FE">
        <w:rPr>
          <w:rFonts w:ascii="Arial" w:hAnsi="Arial" w:cs="Arial"/>
          <w:color w:val="000000"/>
          <w:sz w:val="18"/>
          <w:szCs w:val="18"/>
        </w:rPr>
        <w:t>i</w:t>
      </w:r>
      <w:proofErr w:type="spellEnd"/>
      <w:r w:rsidRPr="007056FE">
        <w:rPr>
          <w:rFonts w:ascii="Arial" w:hAnsi="Arial" w:cs="Arial"/>
          <w:color w:val="000000"/>
          <w:sz w:val="18"/>
          <w:szCs w:val="18"/>
        </w:rPr>
        <w:t>) adult book store, adult video store (an adult video store is a video store that sells or rents videos that are rated NC-17, X, XX, XXX, or of a rating assigned to works containing material more sexually explicit than XXX, by the film rating board of the Classification and Rating Administration), “adult” business activities, including without limitation any massage parlor, escort service, facility with nude (or partially nude, bathing suit-clad or lingerie-clad) models or dancers or any establishment selling or exhibiting sexually explicit materials</w:t>
      </w:r>
    </w:p>
    <w:p w14:paraId="61813206" w14:textId="77777777" w:rsidR="007056FE" w:rsidRPr="007056FE" w:rsidRDefault="007056FE" w:rsidP="007056FE">
      <w:pPr>
        <w:pStyle w:val="ListParagraph"/>
        <w:ind w:left="360"/>
        <w:contextualSpacing/>
        <w:jc w:val="both"/>
        <w:rPr>
          <w:rFonts w:ascii="Arial" w:hAnsi="Arial" w:cs="Arial"/>
          <w:color w:val="000000"/>
          <w:sz w:val="18"/>
          <w:szCs w:val="18"/>
        </w:rPr>
      </w:pPr>
    </w:p>
    <w:p w14:paraId="3468EE4A" w14:textId="77777777" w:rsidR="007056FE" w:rsidRPr="007056FE" w:rsidRDefault="007056FE" w:rsidP="007056FE">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(ii) pawn shop, bar, night club, gaming activities (including but not limited to gambling, electronic gaming machines, slot machines and other devices similar to the aforementioned), billiard parlor, any place of recreation/amusement, or any business whose principal revenues are from the sale of alcoholic beverages for on or off premises consumption; </w:t>
      </w:r>
    </w:p>
    <w:p w14:paraId="388A6C1E" w14:textId="77777777" w:rsidR="007056FE" w:rsidRPr="007056FE" w:rsidRDefault="007056FE" w:rsidP="007056FE">
      <w:pPr>
        <w:pStyle w:val="ListParagraph"/>
        <w:ind w:left="360"/>
        <w:contextualSpacing/>
        <w:jc w:val="both"/>
        <w:rPr>
          <w:rFonts w:ascii="Arial" w:hAnsi="Arial" w:cs="Arial"/>
          <w:color w:val="000000"/>
          <w:sz w:val="18"/>
          <w:szCs w:val="18"/>
        </w:rPr>
      </w:pPr>
    </w:p>
    <w:p w14:paraId="31628F92" w14:textId="77777777" w:rsidR="007056FE" w:rsidRPr="007056FE" w:rsidRDefault="007056FE" w:rsidP="007056FE">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(iii) any business that cashes checks or makes short-term or “payday advance” type loans </w:t>
      </w:r>
      <w:r w:rsidRPr="007056FE">
        <w:rPr>
          <w:rStyle w:val="normaltextrun"/>
          <w:rFonts w:ascii="Arial" w:hAnsi="Arial" w:cs="Arial"/>
          <w:color w:val="000000"/>
          <w:sz w:val="18"/>
          <w:szCs w:val="18"/>
        </w:rPr>
        <w:t>(but not excluding the regular business of any bank or financial institution insured by F.D.IC. or mortgage brokerage firm or other similar business providing long-term, mortgage type loans)</w:t>
      </w:r>
      <w:r w:rsidRPr="007056FE">
        <w:rPr>
          <w:rFonts w:ascii="Arial" w:hAnsi="Arial" w:cs="Arial"/>
          <w:color w:val="000000"/>
          <w:sz w:val="18"/>
          <w:szCs w:val="18"/>
        </w:rPr>
        <w:t xml:space="preserve">; </w:t>
      </w:r>
    </w:p>
    <w:p w14:paraId="2D2A9142" w14:textId="77777777" w:rsidR="007056FE" w:rsidRPr="007056FE" w:rsidRDefault="007056FE" w:rsidP="007056FE">
      <w:pPr>
        <w:pStyle w:val="ListParagraph"/>
        <w:ind w:left="360"/>
        <w:contextualSpacing/>
        <w:jc w:val="both"/>
        <w:rPr>
          <w:rFonts w:ascii="Arial" w:hAnsi="Arial" w:cs="Arial"/>
          <w:color w:val="000000"/>
          <w:sz w:val="18"/>
          <w:szCs w:val="18"/>
        </w:rPr>
      </w:pPr>
    </w:p>
    <w:p w14:paraId="2FC9B209" w14:textId="77777777" w:rsidR="00653359" w:rsidRDefault="007056FE" w:rsidP="007056FE">
      <w:pPr>
        <w:pStyle w:val="ListParagraph"/>
        <w:ind w:left="360"/>
        <w:contextualSpacing/>
        <w:jc w:val="both"/>
        <w:rPr>
          <w:ins w:id="42" w:author="Alexander Chak" w:date="2024-08-08T13:52:00Z" w16du:dateUtc="2024-08-08T18:52:00Z"/>
          <w:rFonts w:ascii="Arial" w:hAnsi="Arial" w:cs="Arial"/>
          <w:color w:val="000000"/>
          <w:sz w:val="18"/>
          <w:szCs w:val="18"/>
        </w:rPr>
      </w:pPr>
      <w:r w:rsidRPr="007056FE">
        <w:rPr>
          <w:rFonts w:ascii="Arial" w:hAnsi="Arial" w:cs="Arial"/>
          <w:color w:val="000000"/>
          <w:sz w:val="18"/>
          <w:szCs w:val="18"/>
        </w:rPr>
        <w:t xml:space="preserve">(iv) any business or facility used in growing, delivering, transferring, supplying, dispensing, dispersing, distributing or selling marijuana or any synthetic substance containing tetrahydrocannabinol, any psychoactive metabolite thereof, or any substance chemically similar to any of the foregoing, whether by prescription, medical recommendation or otherwise, and whether consisting of live plants, seeds, seedlings or processed or harvested portions of the marijuana plant; </w:t>
      </w:r>
    </w:p>
    <w:p w14:paraId="2B9A470B" w14:textId="77777777" w:rsidR="00653359" w:rsidRDefault="00653359" w:rsidP="007056FE">
      <w:pPr>
        <w:pStyle w:val="ListParagraph"/>
        <w:ind w:left="360"/>
        <w:contextualSpacing/>
        <w:jc w:val="both"/>
        <w:rPr>
          <w:ins w:id="43" w:author="Alexander Chak" w:date="2024-08-08T13:52:00Z" w16du:dateUtc="2024-08-08T18:52:00Z"/>
          <w:rFonts w:ascii="Arial" w:hAnsi="Arial" w:cs="Arial"/>
          <w:color w:val="000000"/>
          <w:sz w:val="18"/>
          <w:szCs w:val="18"/>
        </w:rPr>
      </w:pPr>
    </w:p>
    <w:p w14:paraId="551353D0" w14:textId="46815D4C" w:rsidR="007056FE" w:rsidRPr="007056FE" w:rsidRDefault="00653359" w:rsidP="007056FE">
      <w:pPr>
        <w:pStyle w:val="ListParagraph"/>
        <w:ind w:left="360"/>
        <w:contextualSpacing/>
        <w:jc w:val="both"/>
        <w:rPr>
          <w:rFonts w:ascii="Arial" w:hAnsi="Arial" w:cs="Arial"/>
          <w:color w:val="000000"/>
          <w:sz w:val="18"/>
          <w:szCs w:val="18"/>
        </w:rPr>
      </w:pPr>
      <w:ins w:id="44" w:author="Alexander Chak" w:date="2024-08-08T13:52:00Z" w16du:dateUtc="2024-08-08T18:52:00Z">
        <w:r>
          <w:rPr>
            <w:rFonts w:ascii="Arial" w:hAnsi="Arial" w:cs="Arial"/>
            <w:color w:val="000000"/>
            <w:sz w:val="18"/>
            <w:szCs w:val="18"/>
          </w:rPr>
          <w:t>(v) any self-stora</w:t>
        </w:r>
      </w:ins>
      <w:ins w:id="45" w:author="Alexander Chak" w:date="2024-08-08T13:53:00Z" w16du:dateUtc="2024-08-08T18:53:00Z">
        <w:r>
          <w:rPr>
            <w:rFonts w:ascii="Arial" w:hAnsi="Arial" w:cs="Arial"/>
            <w:color w:val="000000"/>
            <w:sz w:val="18"/>
            <w:szCs w:val="18"/>
          </w:rPr>
          <w:t xml:space="preserve">ge facility; </w:t>
        </w:r>
      </w:ins>
      <w:r w:rsidR="007056FE" w:rsidRPr="007056FE">
        <w:rPr>
          <w:rFonts w:ascii="Arial" w:hAnsi="Arial" w:cs="Arial"/>
          <w:color w:val="000000"/>
          <w:sz w:val="18"/>
          <w:szCs w:val="18"/>
        </w:rPr>
        <w:t xml:space="preserve">or </w:t>
      </w:r>
    </w:p>
    <w:p w14:paraId="61832D4D" w14:textId="77777777" w:rsidR="007056FE" w:rsidRPr="007056FE" w:rsidRDefault="007056FE" w:rsidP="007056FE">
      <w:pPr>
        <w:pStyle w:val="ListParagraph"/>
        <w:ind w:left="360"/>
        <w:contextualSpacing/>
        <w:jc w:val="both"/>
        <w:rPr>
          <w:rFonts w:ascii="Arial" w:hAnsi="Arial" w:cs="Arial"/>
          <w:color w:val="000000"/>
          <w:sz w:val="18"/>
          <w:szCs w:val="18"/>
        </w:rPr>
      </w:pPr>
    </w:p>
    <w:p w14:paraId="006DBB8B" w14:textId="0B3E9FD1" w:rsidR="007056FE" w:rsidRPr="007056FE" w:rsidRDefault="007056FE" w:rsidP="007056FE">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(v</w:t>
      </w:r>
      <w:ins w:id="46" w:author="Alexander Chak" w:date="2024-08-08T13:53:00Z" w16du:dateUtc="2024-08-08T18:53:00Z">
        <w:r w:rsidR="00653359">
          <w:rPr>
            <w:rFonts w:ascii="Arial" w:hAnsi="Arial" w:cs="Arial"/>
            <w:color w:val="000000"/>
            <w:sz w:val="18"/>
            <w:szCs w:val="18"/>
          </w:rPr>
          <w:t>i</w:t>
        </w:r>
      </w:ins>
      <w:r w:rsidRPr="007056FE">
        <w:rPr>
          <w:rFonts w:ascii="Arial" w:hAnsi="Arial" w:cs="Arial"/>
          <w:color w:val="000000"/>
          <w:sz w:val="18"/>
          <w:szCs w:val="18"/>
        </w:rPr>
        <w:t xml:space="preserve">) involuntary human detention or incarceration (collectively, the “Noxious Use Restrictions”).  </w:t>
      </w:r>
    </w:p>
    <w:p w14:paraId="0CC06B70" w14:textId="77777777" w:rsidR="007056FE" w:rsidRPr="007056FE" w:rsidRDefault="007056FE" w:rsidP="007056FE">
      <w:pPr>
        <w:pStyle w:val="ListParagraph"/>
        <w:ind w:left="360"/>
        <w:contextualSpacing/>
        <w:jc w:val="both"/>
        <w:rPr>
          <w:rFonts w:ascii="Arial" w:hAnsi="Arial" w:cs="Arial"/>
          <w:color w:val="000000"/>
          <w:sz w:val="18"/>
          <w:szCs w:val="18"/>
        </w:rPr>
      </w:pPr>
    </w:p>
    <w:p w14:paraId="4CE6540C" w14:textId="77777777" w:rsidR="007056FE" w:rsidRPr="007056FE" w:rsidRDefault="007056FE" w:rsidP="007056FE">
      <w:pPr>
        <w:pStyle w:val="ListParagraph"/>
        <w:ind w:left="360"/>
        <w:contextualSpacing/>
        <w:jc w:val="both"/>
        <w:rPr>
          <w:rFonts w:ascii="Arial" w:hAnsi="Arial"/>
          <w:color w:val="000000"/>
          <w:sz w:val="18"/>
          <w:szCs w:val="18"/>
        </w:rPr>
      </w:pPr>
      <w:r w:rsidRPr="007056FE">
        <w:rPr>
          <w:rFonts w:ascii="Arial" w:hAnsi="Arial" w:cs="Arial"/>
          <w:color w:val="000000"/>
          <w:sz w:val="18"/>
          <w:szCs w:val="18"/>
        </w:rPr>
        <w:t>The Property Restrictions, and approval rights shall remain in effect for a period of fifty (50) years; the Noxious Use Restrictions shall be perpetual unless applicable law prohibits a perpetual restriction, in which case the Noxious Use Restrictions shall remain in effect for the maximum amount of time allowed by law but in no event fewer than one hundred (100) years.</w:t>
      </w:r>
    </w:p>
    <w:p w14:paraId="419EBC36" w14:textId="4CBA16CA" w:rsidR="00E55522" w:rsidRPr="00106592" w:rsidRDefault="00E55522" w:rsidP="007056FE">
      <w:pPr>
        <w:ind w:left="360"/>
        <w:contextualSpacing/>
        <w:jc w:val="both"/>
        <w:rPr>
          <w:rFonts w:ascii="Arial" w:hAnsi="Arial"/>
          <w:color w:val="000000"/>
          <w:sz w:val="18"/>
          <w:szCs w:val="18"/>
        </w:rPr>
      </w:pPr>
    </w:p>
    <w:p w14:paraId="01A742DB" w14:textId="77777777" w:rsidR="00E55522" w:rsidRPr="00106592" w:rsidRDefault="00E55522" w:rsidP="00F3409D">
      <w:pPr>
        <w:ind w:left="720"/>
        <w:contextualSpacing/>
        <w:jc w:val="both"/>
        <w:rPr>
          <w:rFonts w:ascii="Arial" w:hAnsi="Arial"/>
          <w:color w:val="000000"/>
          <w:sz w:val="18"/>
          <w:szCs w:val="18"/>
        </w:rPr>
      </w:pPr>
    </w:p>
    <w:p w14:paraId="08BC79DE" w14:textId="77777777" w:rsidR="00B71887" w:rsidRPr="00106592" w:rsidRDefault="00D03F40" w:rsidP="00F3409D">
      <w:pPr>
        <w:numPr>
          <w:ilvl w:val="0"/>
          <w:numId w:val="6"/>
        </w:numPr>
        <w:contextualSpacing/>
        <w:jc w:val="both"/>
        <w:rPr>
          <w:rFonts w:ascii="Arial" w:hAnsi="Arial"/>
          <w:b/>
          <w:color w:val="000000"/>
          <w:sz w:val="18"/>
          <w:szCs w:val="18"/>
          <w:u w:val="single"/>
        </w:rPr>
      </w:pPr>
      <w:r w:rsidRPr="00106592">
        <w:rPr>
          <w:rFonts w:ascii="Arial" w:hAnsi="Arial"/>
          <w:b/>
          <w:bCs/>
          <w:color w:val="000000"/>
          <w:sz w:val="18"/>
          <w:szCs w:val="18"/>
        </w:rPr>
        <w:t xml:space="preserve">Franchisor </w:t>
      </w:r>
      <w:r w:rsidR="00406194" w:rsidRPr="00106592">
        <w:rPr>
          <w:rFonts w:ascii="Arial" w:hAnsi="Arial"/>
          <w:b/>
          <w:bCs/>
          <w:color w:val="000000"/>
          <w:sz w:val="18"/>
          <w:szCs w:val="18"/>
        </w:rPr>
        <w:t xml:space="preserve">Letter of </w:t>
      </w:r>
      <w:r w:rsidR="00406194" w:rsidRPr="00106592">
        <w:rPr>
          <w:rFonts w:ascii="Arial" w:hAnsi="Arial"/>
          <w:b/>
          <w:color w:val="000000"/>
          <w:sz w:val="18"/>
          <w:szCs w:val="18"/>
        </w:rPr>
        <w:t xml:space="preserve">Approval:  </w:t>
      </w:r>
      <w:r w:rsidR="00406194" w:rsidRPr="00106592">
        <w:rPr>
          <w:rFonts w:ascii="Arial" w:hAnsi="Arial"/>
          <w:color w:val="000000"/>
          <w:sz w:val="18"/>
          <w:szCs w:val="18"/>
        </w:rPr>
        <w:t xml:space="preserve">If applicable, </w:t>
      </w:r>
      <w:r w:rsidR="00BB44DF" w:rsidRPr="00106592">
        <w:rPr>
          <w:rFonts w:ascii="Arial" w:hAnsi="Arial"/>
          <w:color w:val="000000"/>
          <w:sz w:val="18"/>
          <w:szCs w:val="18"/>
        </w:rPr>
        <w:t>Purchaser/</w:t>
      </w:r>
      <w:r w:rsidR="00406194" w:rsidRPr="00106592">
        <w:rPr>
          <w:rFonts w:ascii="Arial" w:hAnsi="Arial"/>
          <w:color w:val="000000"/>
          <w:sz w:val="18"/>
          <w:szCs w:val="18"/>
        </w:rPr>
        <w:t>Franchisee</w:t>
      </w:r>
      <w:r w:rsidR="009775FB" w:rsidRPr="00106592">
        <w:rPr>
          <w:rFonts w:ascii="Arial" w:hAnsi="Arial"/>
          <w:color w:val="000000"/>
          <w:sz w:val="18"/>
          <w:szCs w:val="18"/>
        </w:rPr>
        <w:t>/Develope</w:t>
      </w:r>
      <w:r w:rsidR="00EE7FE6" w:rsidRPr="00106592">
        <w:rPr>
          <w:rFonts w:ascii="Arial" w:hAnsi="Arial"/>
          <w:color w:val="000000"/>
          <w:sz w:val="18"/>
          <w:szCs w:val="18"/>
        </w:rPr>
        <w:t>r</w:t>
      </w:r>
      <w:r w:rsidR="00406194" w:rsidRPr="00106592">
        <w:rPr>
          <w:rFonts w:ascii="Arial" w:hAnsi="Arial"/>
          <w:color w:val="000000"/>
          <w:sz w:val="18"/>
          <w:szCs w:val="18"/>
        </w:rPr>
        <w:t xml:space="preserve"> shall submit a letter from its </w:t>
      </w:r>
      <w:r w:rsidRPr="00106592">
        <w:rPr>
          <w:rFonts w:ascii="Arial" w:hAnsi="Arial"/>
          <w:color w:val="000000"/>
          <w:sz w:val="18"/>
          <w:szCs w:val="18"/>
        </w:rPr>
        <w:t xml:space="preserve">franchisor </w:t>
      </w:r>
      <w:r w:rsidR="00406194" w:rsidRPr="00106592">
        <w:rPr>
          <w:rFonts w:ascii="Arial" w:hAnsi="Arial"/>
          <w:color w:val="000000"/>
          <w:sz w:val="18"/>
          <w:szCs w:val="18"/>
        </w:rPr>
        <w:t>stating that it is in good standing and is approved to expand and or develop a franchised unit at the above mentioned location.</w:t>
      </w:r>
    </w:p>
    <w:p w14:paraId="419BF6DE" w14:textId="77777777" w:rsidR="00B71887" w:rsidRPr="00106592" w:rsidRDefault="00B71887" w:rsidP="00F3409D">
      <w:pPr>
        <w:pStyle w:val="ListParagraph"/>
        <w:jc w:val="both"/>
        <w:rPr>
          <w:rFonts w:ascii="Arial" w:hAnsi="Arial" w:cs="Times New (W1)"/>
          <w:b/>
          <w:bCs/>
          <w:caps/>
          <w:color w:val="000000"/>
          <w:sz w:val="18"/>
          <w:szCs w:val="18"/>
        </w:rPr>
      </w:pPr>
    </w:p>
    <w:p w14:paraId="175A70FD" w14:textId="77777777" w:rsidR="00B71887" w:rsidRPr="00106592" w:rsidRDefault="00406194" w:rsidP="00F3409D">
      <w:pPr>
        <w:numPr>
          <w:ilvl w:val="0"/>
          <w:numId w:val="6"/>
        </w:numPr>
        <w:contextualSpacing/>
        <w:jc w:val="both"/>
        <w:rPr>
          <w:rFonts w:ascii="Arial" w:hAnsi="Arial"/>
          <w:b/>
          <w:color w:val="000000"/>
          <w:sz w:val="18"/>
          <w:szCs w:val="18"/>
          <w:u w:val="single"/>
        </w:rPr>
      </w:pPr>
      <w:r w:rsidRPr="00106592">
        <w:rPr>
          <w:rFonts w:ascii="Arial" w:hAnsi="Arial" w:cs="Times New (W1)"/>
          <w:b/>
          <w:bCs/>
          <w:caps/>
          <w:color w:val="000000"/>
          <w:sz w:val="18"/>
          <w:szCs w:val="18"/>
        </w:rPr>
        <w:t>There shall be no binding agreement between Seller and Purchaser until such time as a mutually acceptable agreement of sale has been executed by both Purchaser and Walmart.</w:t>
      </w:r>
      <w:r w:rsidRPr="00106592">
        <w:rPr>
          <w:rFonts w:ascii="Arial" w:hAnsi="Arial"/>
          <w:b/>
          <w:color w:val="000000"/>
          <w:sz w:val="18"/>
          <w:szCs w:val="18"/>
          <w:u w:val="single"/>
        </w:rPr>
        <w:t xml:space="preserve"> </w:t>
      </w:r>
    </w:p>
    <w:p w14:paraId="03AD5CE6" w14:textId="77777777" w:rsidR="00B71887" w:rsidRPr="00106592" w:rsidRDefault="00B71887" w:rsidP="00F3409D">
      <w:pPr>
        <w:pStyle w:val="ListParagraph"/>
        <w:jc w:val="both"/>
        <w:rPr>
          <w:rFonts w:ascii="Arial" w:hAnsi="Arial"/>
          <w:color w:val="000000"/>
          <w:sz w:val="18"/>
          <w:szCs w:val="18"/>
        </w:rPr>
      </w:pPr>
    </w:p>
    <w:p w14:paraId="2CD1A5DE" w14:textId="77777777" w:rsidR="00B71887" w:rsidRPr="00106592" w:rsidRDefault="00B71887" w:rsidP="00F3409D">
      <w:pPr>
        <w:pStyle w:val="ListParagraph"/>
        <w:ind w:left="0"/>
        <w:jc w:val="both"/>
        <w:rPr>
          <w:rFonts w:ascii="Arial" w:hAnsi="Arial"/>
          <w:color w:val="000000"/>
          <w:sz w:val="18"/>
          <w:szCs w:val="18"/>
        </w:rPr>
      </w:pPr>
    </w:p>
    <w:p w14:paraId="01D505FA" w14:textId="77777777" w:rsidR="00CD266C" w:rsidRPr="00412F5E" w:rsidRDefault="00E55522" w:rsidP="00F3409D">
      <w:pPr>
        <w:ind w:left="360"/>
        <w:contextualSpacing/>
        <w:jc w:val="both"/>
        <w:rPr>
          <w:rFonts w:ascii="Arial" w:hAnsi="Arial"/>
          <w:b/>
          <w:color w:val="000000"/>
          <w:sz w:val="18"/>
          <w:szCs w:val="18"/>
          <w:u w:val="single"/>
        </w:rPr>
      </w:pPr>
      <w:r w:rsidRPr="00106592">
        <w:rPr>
          <w:rFonts w:ascii="Arial" w:hAnsi="Arial"/>
          <w:color w:val="000000"/>
          <w:sz w:val="18"/>
          <w:szCs w:val="18"/>
        </w:rPr>
        <w:t xml:space="preserve">Signature of </w:t>
      </w:r>
      <w:r w:rsidR="00406194" w:rsidRPr="00106592">
        <w:rPr>
          <w:rFonts w:ascii="Arial" w:hAnsi="Arial"/>
          <w:color w:val="000000"/>
          <w:sz w:val="18"/>
          <w:szCs w:val="18"/>
        </w:rPr>
        <w:t>Purchaser</w:t>
      </w:r>
      <w:r w:rsidRPr="00106592">
        <w:rPr>
          <w:rFonts w:ascii="Arial" w:hAnsi="Arial"/>
          <w:color w:val="000000"/>
          <w:sz w:val="18"/>
          <w:szCs w:val="18"/>
        </w:rPr>
        <w:t>:</w:t>
      </w:r>
      <w:r w:rsidR="00406194" w:rsidRPr="00106592">
        <w:rPr>
          <w:rFonts w:ascii="Arial" w:hAnsi="Arial"/>
          <w:color w:val="000000"/>
          <w:sz w:val="18"/>
          <w:szCs w:val="18"/>
        </w:rPr>
        <w:t xml:space="preserve"> </w:t>
      </w:r>
      <w:r w:rsidRPr="00106592">
        <w:rPr>
          <w:rFonts w:ascii="Arial" w:hAnsi="Arial"/>
          <w:color w:val="000000"/>
          <w:sz w:val="18"/>
          <w:szCs w:val="18"/>
        </w:rPr>
        <w:t>_____________________________</w:t>
      </w:r>
      <w:r w:rsidRPr="00106592">
        <w:rPr>
          <w:rFonts w:ascii="Arial" w:hAnsi="Arial"/>
          <w:color w:val="000000"/>
          <w:sz w:val="18"/>
          <w:szCs w:val="18"/>
        </w:rPr>
        <w:tab/>
      </w:r>
      <w:r w:rsidRPr="00106592">
        <w:rPr>
          <w:rFonts w:ascii="Arial" w:hAnsi="Arial"/>
          <w:color w:val="000000"/>
          <w:sz w:val="18"/>
          <w:szCs w:val="18"/>
        </w:rPr>
        <w:tab/>
      </w:r>
      <w:r w:rsidR="00406194" w:rsidRPr="00106592">
        <w:rPr>
          <w:rFonts w:ascii="Arial" w:hAnsi="Arial"/>
          <w:color w:val="000000"/>
          <w:sz w:val="18"/>
          <w:szCs w:val="18"/>
        </w:rPr>
        <w:t>Date</w:t>
      </w:r>
      <w:r w:rsidRPr="00106592">
        <w:rPr>
          <w:rFonts w:ascii="Arial" w:hAnsi="Arial"/>
          <w:color w:val="000000"/>
          <w:sz w:val="18"/>
          <w:szCs w:val="18"/>
        </w:rPr>
        <w:t>: ___________________</w:t>
      </w:r>
    </w:p>
    <w:sectPr w:rsidR="00CD266C" w:rsidRPr="00412F5E" w:rsidSect="006940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1)">
    <w:altName w:val="Arial"/>
    <w:panose1 w:val="020B0604020202020204"/>
    <w:charset w:val="00"/>
    <w:family w:val="swiss"/>
    <w:pitch w:val="variable"/>
    <w:sig w:usb0="00000000" w:usb1="80000000" w:usb2="00000008" w:usb3="00000000" w:csb0="000001FF" w:csb1="00000000"/>
  </w:font>
  <w:font w:name="Times New (W1)">
    <w:panose1 w:val="020B06040202020202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BAC"/>
    <w:multiLevelType w:val="multilevel"/>
    <w:tmpl w:val="484CF088"/>
    <w:lvl w:ilvl="0">
      <w:start w:val="1"/>
      <w:numFmt w:val="decimal"/>
      <w:lvlText w:val="%1)"/>
      <w:lvlJc w:val="left"/>
      <w:pPr>
        <w:ind w:left="360" w:hanging="360"/>
      </w:pPr>
      <w:rPr>
        <w:b/>
      </w:r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DAC00E7"/>
    <w:multiLevelType w:val="hybridMultilevel"/>
    <w:tmpl w:val="DD6054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2D659B"/>
    <w:multiLevelType w:val="hybridMultilevel"/>
    <w:tmpl w:val="6826F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413F12"/>
    <w:multiLevelType w:val="hybridMultilevel"/>
    <w:tmpl w:val="0409001D"/>
    <w:lvl w:ilvl="0" w:tplc="95322B0E">
      <w:start w:val="1"/>
      <w:numFmt w:val="decimal"/>
      <w:lvlText w:val="%1)"/>
      <w:lvlJc w:val="left"/>
      <w:pPr>
        <w:ind w:left="360" w:hanging="360"/>
      </w:pPr>
    </w:lvl>
    <w:lvl w:ilvl="1" w:tplc="2ABCBEF4">
      <w:start w:val="1"/>
      <w:numFmt w:val="lowerLetter"/>
      <w:lvlText w:val="%2)"/>
      <w:lvlJc w:val="left"/>
      <w:pPr>
        <w:ind w:left="720" w:hanging="360"/>
      </w:pPr>
    </w:lvl>
    <w:lvl w:ilvl="2" w:tplc="3A32EC0C">
      <w:start w:val="1"/>
      <w:numFmt w:val="lowerRoman"/>
      <w:lvlText w:val="%3)"/>
      <w:lvlJc w:val="left"/>
      <w:pPr>
        <w:ind w:left="1080" w:hanging="360"/>
      </w:pPr>
    </w:lvl>
    <w:lvl w:ilvl="3" w:tplc="1A06AC2C">
      <w:start w:val="1"/>
      <w:numFmt w:val="decimal"/>
      <w:lvlText w:val="(%4)"/>
      <w:lvlJc w:val="left"/>
      <w:pPr>
        <w:ind w:left="1440" w:hanging="360"/>
      </w:pPr>
    </w:lvl>
    <w:lvl w:ilvl="4" w:tplc="C8AE6C96">
      <w:start w:val="1"/>
      <w:numFmt w:val="lowerLetter"/>
      <w:lvlText w:val="(%5)"/>
      <w:lvlJc w:val="left"/>
      <w:pPr>
        <w:ind w:left="1800" w:hanging="360"/>
      </w:pPr>
    </w:lvl>
    <w:lvl w:ilvl="5" w:tplc="34726A4E">
      <w:start w:val="1"/>
      <w:numFmt w:val="lowerRoman"/>
      <w:lvlText w:val="(%6)"/>
      <w:lvlJc w:val="left"/>
      <w:pPr>
        <w:ind w:left="2160" w:hanging="360"/>
      </w:pPr>
    </w:lvl>
    <w:lvl w:ilvl="6" w:tplc="C37291D0">
      <w:start w:val="1"/>
      <w:numFmt w:val="decimal"/>
      <w:lvlText w:val="%7."/>
      <w:lvlJc w:val="left"/>
      <w:pPr>
        <w:ind w:left="2520" w:hanging="360"/>
      </w:pPr>
    </w:lvl>
    <w:lvl w:ilvl="7" w:tplc="3DD212AC">
      <w:start w:val="1"/>
      <w:numFmt w:val="lowerLetter"/>
      <w:lvlText w:val="%8."/>
      <w:lvlJc w:val="left"/>
      <w:pPr>
        <w:ind w:left="2880" w:hanging="360"/>
      </w:pPr>
    </w:lvl>
    <w:lvl w:ilvl="8" w:tplc="B0820662">
      <w:start w:val="1"/>
      <w:numFmt w:val="lowerRoman"/>
      <w:lvlText w:val="%9."/>
      <w:lvlJc w:val="left"/>
      <w:pPr>
        <w:ind w:left="3240" w:hanging="360"/>
      </w:pPr>
    </w:lvl>
  </w:abstractNum>
  <w:abstractNum w:abstractNumId="4" w15:restartNumberingAfterBreak="0">
    <w:nsid w:val="42C545B2"/>
    <w:multiLevelType w:val="hybridMultilevel"/>
    <w:tmpl w:val="1AD60C2C"/>
    <w:lvl w:ilvl="0" w:tplc="3462D9EC">
      <w:start w:val="1"/>
      <w:numFmt w:val="decimal"/>
      <w:lvlText w:val="%1."/>
      <w:lvlJc w:val="left"/>
      <w:pPr>
        <w:tabs>
          <w:tab w:val="num" w:pos="360"/>
        </w:tabs>
        <w:ind w:left="360" w:hanging="360"/>
      </w:pPr>
      <w:rPr>
        <w:rFonts w:hint="default"/>
        <w:b/>
        <w:sz w:val="22"/>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53FD46FC"/>
    <w:multiLevelType w:val="hybridMultilevel"/>
    <w:tmpl w:val="1AD60C2C"/>
    <w:lvl w:ilvl="0" w:tplc="7A6AC6E8">
      <w:start w:val="1"/>
      <w:numFmt w:val="decimal"/>
      <w:lvlText w:val="%1."/>
      <w:lvlJc w:val="left"/>
      <w:pPr>
        <w:tabs>
          <w:tab w:val="num" w:pos="360"/>
        </w:tabs>
        <w:ind w:left="360" w:hanging="360"/>
      </w:pPr>
      <w:rPr>
        <w:rFonts w:hint="default"/>
        <w:b/>
        <w:sz w:val="22"/>
      </w:rPr>
    </w:lvl>
    <w:lvl w:ilvl="1" w:tplc="28280AD8">
      <w:start w:val="1"/>
      <w:numFmt w:val="lowerLetter"/>
      <w:lvlText w:val="%2."/>
      <w:lvlJc w:val="left"/>
      <w:pPr>
        <w:tabs>
          <w:tab w:val="num" w:pos="1080"/>
        </w:tabs>
        <w:ind w:left="1080" w:hanging="360"/>
      </w:pPr>
    </w:lvl>
    <w:lvl w:ilvl="2" w:tplc="7DD0F678">
      <w:start w:val="1"/>
      <w:numFmt w:val="lowerRoman"/>
      <w:lvlText w:val="%3."/>
      <w:lvlJc w:val="right"/>
      <w:pPr>
        <w:tabs>
          <w:tab w:val="num" w:pos="1800"/>
        </w:tabs>
        <w:ind w:left="1800" w:hanging="180"/>
      </w:pPr>
    </w:lvl>
    <w:lvl w:ilvl="3" w:tplc="FB2C865A">
      <w:start w:val="1"/>
      <w:numFmt w:val="decimal"/>
      <w:lvlText w:val="%4."/>
      <w:lvlJc w:val="left"/>
      <w:pPr>
        <w:tabs>
          <w:tab w:val="num" w:pos="2520"/>
        </w:tabs>
        <w:ind w:left="2520" w:hanging="360"/>
      </w:pPr>
    </w:lvl>
    <w:lvl w:ilvl="4" w:tplc="A47CC6EA">
      <w:start w:val="1"/>
      <w:numFmt w:val="lowerLetter"/>
      <w:lvlText w:val="%5."/>
      <w:lvlJc w:val="left"/>
      <w:pPr>
        <w:tabs>
          <w:tab w:val="num" w:pos="3240"/>
        </w:tabs>
        <w:ind w:left="3240" w:hanging="360"/>
      </w:pPr>
    </w:lvl>
    <w:lvl w:ilvl="5" w:tplc="BBC03A94">
      <w:start w:val="1"/>
      <w:numFmt w:val="lowerRoman"/>
      <w:lvlText w:val="%6."/>
      <w:lvlJc w:val="right"/>
      <w:pPr>
        <w:tabs>
          <w:tab w:val="num" w:pos="3960"/>
        </w:tabs>
        <w:ind w:left="3960" w:hanging="180"/>
      </w:pPr>
    </w:lvl>
    <w:lvl w:ilvl="6" w:tplc="8A463528">
      <w:start w:val="1"/>
      <w:numFmt w:val="decimal"/>
      <w:lvlText w:val="%7."/>
      <w:lvlJc w:val="left"/>
      <w:pPr>
        <w:tabs>
          <w:tab w:val="num" w:pos="4680"/>
        </w:tabs>
        <w:ind w:left="4680" w:hanging="360"/>
      </w:pPr>
    </w:lvl>
    <w:lvl w:ilvl="7" w:tplc="CEC4BBDA">
      <w:start w:val="1"/>
      <w:numFmt w:val="lowerLetter"/>
      <w:lvlText w:val="%8."/>
      <w:lvlJc w:val="left"/>
      <w:pPr>
        <w:tabs>
          <w:tab w:val="num" w:pos="5400"/>
        </w:tabs>
        <w:ind w:left="5400" w:hanging="360"/>
      </w:pPr>
    </w:lvl>
    <w:lvl w:ilvl="8" w:tplc="506E15F8">
      <w:start w:val="1"/>
      <w:numFmt w:val="lowerRoman"/>
      <w:lvlText w:val="%9."/>
      <w:lvlJc w:val="right"/>
      <w:pPr>
        <w:tabs>
          <w:tab w:val="num" w:pos="6120"/>
        </w:tabs>
        <w:ind w:left="6120" w:hanging="180"/>
      </w:pPr>
    </w:lvl>
  </w:abstractNum>
  <w:num w:numId="1" w16cid:durableId="419833888">
    <w:abstractNumId w:val="4"/>
  </w:num>
  <w:num w:numId="2" w16cid:durableId="1689677729">
    <w:abstractNumId w:val="5"/>
  </w:num>
  <w:num w:numId="3" w16cid:durableId="3476985">
    <w:abstractNumId w:val="1"/>
  </w:num>
  <w:num w:numId="4" w16cid:durableId="898635957">
    <w:abstractNumId w:val="2"/>
  </w:num>
  <w:num w:numId="5" w16cid:durableId="2004620017">
    <w:abstractNumId w:val="3"/>
  </w:num>
  <w:num w:numId="6" w16cid:durableId="10725830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Chak">
    <w15:presenceInfo w15:providerId="AD" w15:userId="S::a0c128g@homeoffice.wal-mart.com::2b77fb38-1dc1-4f22-8684-7f30c4c891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trackRevisions/>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94"/>
    <w:rsid w:val="0000178A"/>
    <w:rsid w:val="00010BA4"/>
    <w:rsid w:val="00011754"/>
    <w:rsid w:val="00015351"/>
    <w:rsid w:val="00022D5D"/>
    <w:rsid w:val="0006466E"/>
    <w:rsid w:val="0007294A"/>
    <w:rsid w:val="000750FF"/>
    <w:rsid w:val="000C0E3E"/>
    <w:rsid w:val="000C7E24"/>
    <w:rsid w:val="000D138E"/>
    <w:rsid w:val="000D615B"/>
    <w:rsid w:val="000E1EC0"/>
    <w:rsid w:val="000E7178"/>
    <w:rsid w:val="000F2300"/>
    <w:rsid w:val="00105474"/>
    <w:rsid w:val="00106592"/>
    <w:rsid w:val="001107B7"/>
    <w:rsid w:val="00114380"/>
    <w:rsid w:val="00117E12"/>
    <w:rsid w:val="0013058A"/>
    <w:rsid w:val="001328B2"/>
    <w:rsid w:val="00141B57"/>
    <w:rsid w:val="00144C2B"/>
    <w:rsid w:val="00145B77"/>
    <w:rsid w:val="001678D2"/>
    <w:rsid w:val="00193489"/>
    <w:rsid w:val="001D485F"/>
    <w:rsid w:val="00200E09"/>
    <w:rsid w:val="00210F07"/>
    <w:rsid w:val="00216E45"/>
    <w:rsid w:val="002279B2"/>
    <w:rsid w:val="00252DCF"/>
    <w:rsid w:val="00273BA6"/>
    <w:rsid w:val="00282250"/>
    <w:rsid w:val="0029141F"/>
    <w:rsid w:val="002B1D52"/>
    <w:rsid w:val="002B2905"/>
    <w:rsid w:val="002C1A84"/>
    <w:rsid w:val="002C2232"/>
    <w:rsid w:val="002E1960"/>
    <w:rsid w:val="002E1D69"/>
    <w:rsid w:val="002E7C05"/>
    <w:rsid w:val="00313882"/>
    <w:rsid w:val="003406A9"/>
    <w:rsid w:val="00353F60"/>
    <w:rsid w:val="00376EC3"/>
    <w:rsid w:val="003A4DB6"/>
    <w:rsid w:val="003B76B9"/>
    <w:rsid w:val="003E7D2A"/>
    <w:rsid w:val="003F29FE"/>
    <w:rsid w:val="00406194"/>
    <w:rsid w:val="00412F5E"/>
    <w:rsid w:val="00451AA5"/>
    <w:rsid w:val="004732D8"/>
    <w:rsid w:val="00476859"/>
    <w:rsid w:val="004814E3"/>
    <w:rsid w:val="0048357D"/>
    <w:rsid w:val="00485746"/>
    <w:rsid w:val="0049385D"/>
    <w:rsid w:val="004D31B6"/>
    <w:rsid w:val="004E1353"/>
    <w:rsid w:val="004E485B"/>
    <w:rsid w:val="004F59C7"/>
    <w:rsid w:val="005110B7"/>
    <w:rsid w:val="00515D8A"/>
    <w:rsid w:val="00520F3A"/>
    <w:rsid w:val="00524BF2"/>
    <w:rsid w:val="00545FD1"/>
    <w:rsid w:val="005908D8"/>
    <w:rsid w:val="005E5FF2"/>
    <w:rsid w:val="00616735"/>
    <w:rsid w:val="00653359"/>
    <w:rsid w:val="00671B58"/>
    <w:rsid w:val="006749C0"/>
    <w:rsid w:val="00674A8E"/>
    <w:rsid w:val="006811F4"/>
    <w:rsid w:val="006940FF"/>
    <w:rsid w:val="006A3E46"/>
    <w:rsid w:val="006A5B7A"/>
    <w:rsid w:val="006A67D5"/>
    <w:rsid w:val="006B06ED"/>
    <w:rsid w:val="006D07FC"/>
    <w:rsid w:val="006D0E82"/>
    <w:rsid w:val="006D669E"/>
    <w:rsid w:val="006F0650"/>
    <w:rsid w:val="006F17C4"/>
    <w:rsid w:val="007056FE"/>
    <w:rsid w:val="007315FF"/>
    <w:rsid w:val="00763E54"/>
    <w:rsid w:val="007707BE"/>
    <w:rsid w:val="00772C62"/>
    <w:rsid w:val="00781F2C"/>
    <w:rsid w:val="00787764"/>
    <w:rsid w:val="007E4FC8"/>
    <w:rsid w:val="007F77BD"/>
    <w:rsid w:val="00801304"/>
    <w:rsid w:val="008333EE"/>
    <w:rsid w:val="008554C4"/>
    <w:rsid w:val="008630E3"/>
    <w:rsid w:val="00886097"/>
    <w:rsid w:val="008C5B20"/>
    <w:rsid w:val="008F064A"/>
    <w:rsid w:val="008F1E89"/>
    <w:rsid w:val="008F7248"/>
    <w:rsid w:val="00905D19"/>
    <w:rsid w:val="00906874"/>
    <w:rsid w:val="009221D9"/>
    <w:rsid w:val="00931B73"/>
    <w:rsid w:val="0093429E"/>
    <w:rsid w:val="009348E9"/>
    <w:rsid w:val="0096075B"/>
    <w:rsid w:val="00964CD7"/>
    <w:rsid w:val="00964D5C"/>
    <w:rsid w:val="00967D98"/>
    <w:rsid w:val="00970C7E"/>
    <w:rsid w:val="009775FB"/>
    <w:rsid w:val="00983E97"/>
    <w:rsid w:val="009958AC"/>
    <w:rsid w:val="009E27A8"/>
    <w:rsid w:val="00A01F4C"/>
    <w:rsid w:val="00A17EDF"/>
    <w:rsid w:val="00A23568"/>
    <w:rsid w:val="00A55916"/>
    <w:rsid w:val="00A76F92"/>
    <w:rsid w:val="00A80316"/>
    <w:rsid w:val="00AA186A"/>
    <w:rsid w:val="00AA407E"/>
    <w:rsid w:val="00AB34BF"/>
    <w:rsid w:val="00AC29B0"/>
    <w:rsid w:val="00AD5CDB"/>
    <w:rsid w:val="00AE62C8"/>
    <w:rsid w:val="00B01D4D"/>
    <w:rsid w:val="00B12D5F"/>
    <w:rsid w:val="00B151A3"/>
    <w:rsid w:val="00B30C96"/>
    <w:rsid w:val="00B40289"/>
    <w:rsid w:val="00B44B30"/>
    <w:rsid w:val="00B53477"/>
    <w:rsid w:val="00B67C9B"/>
    <w:rsid w:val="00B71887"/>
    <w:rsid w:val="00BA2BF7"/>
    <w:rsid w:val="00BA42C8"/>
    <w:rsid w:val="00BB44DF"/>
    <w:rsid w:val="00C1067F"/>
    <w:rsid w:val="00C31251"/>
    <w:rsid w:val="00C41147"/>
    <w:rsid w:val="00C55242"/>
    <w:rsid w:val="00C61379"/>
    <w:rsid w:val="00C72A46"/>
    <w:rsid w:val="00C84C01"/>
    <w:rsid w:val="00C86CD1"/>
    <w:rsid w:val="00C968A6"/>
    <w:rsid w:val="00C96FF8"/>
    <w:rsid w:val="00CD266C"/>
    <w:rsid w:val="00CE0827"/>
    <w:rsid w:val="00CF737A"/>
    <w:rsid w:val="00D03F40"/>
    <w:rsid w:val="00D0424F"/>
    <w:rsid w:val="00D139E4"/>
    <w:rsid w:val="00D15814"/>
    <w:rsid w:val="00D173AC"/>
    <w:rsid w:val="00D42A8E"/>
    <w:rsid w:val="00D72F9F"/>
    <w:rsid w:val="00D934FD"/>
    <w:rsid w:val="00DB3200"/>
    <w:rsid w:val="00DC2D37"/>
    <w:rsid w:val="00DE2367"/>
    <w:rsid w:val="00DF1CD2"/>
    <w:rsid w:val="00E0288C"/>
    <w:rsid w:val="00E55522"/>
    <w:rsid w:val="00E6288F"/>
    <w:rsid w:val="00E659EB"/>
    <w:rsid w:val="00E714AB"/>
    <w:rsid w:val="00E77F30"/>
    <w:rsid w:val="00EB1DB6"/>
    <w:rsid w:val="00EB278E"/>
    <w:rsid w:val="00EB372C"/>
    <w:rsid w:val="00ED6C1A"/>
    <w:rsid w:val="00EE7FE6"/>
    <w:rsid w:val="00EF4CA1"/>
    <w:rsid w:val="00F03E4A"/>
    <w:rsid w:val="00F3409D"/>
    <w:rsid w:val="00F43301"/>
    <w:rsid w:val="00F53378"/>
    <w:rsid w:val="00F7176A"/>
    <w:rsid w:val="00FC19FD"/>
    <w:rsid w:val="00FC2B11"/>
    <w:rsid w:val="00FE70C6"/>
    <w:rsid w:val="00FF12A0"/>
    <w:rsid w:val="03088ABE"/>
    <w:rsid w:val="03D3C360"/>
    <w:rsid w:val="067636ED"/>
    <w:rsid w:val="07CACA52"/>
    <w:rsid w:val="0BCEB8FB"/>
    <w:rsid w:val="122B652B"/>
    <w:rsid w:val="239A9A5E"/>
    <w:rsid w:val="2F047257"/>
    <w:rsid w:val="304F1A60"/>
    <w:rsid w:val="3253FF1E"/>
    <w:rsid w:val="3DB65BBC"/>
    <w:rsid w:val="40EAF967"/>
    <w:rsid w:val="44A63D6C"/>
    <w:rsid w:val="44A7EA52"/>
    <w:rsid w:val="4643A084"/>
    <w:rsid w:val="524409BE"/>
    <w:rsid w:val="552CACE0"/>
    <w:rsid w:val="5B4C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6E30C"/>
  <w15:docId w15:val="{73B0997C-5E25-4A5E-B52A-DAAB5CD94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194"/>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rsid w:val="00406194"/>
    <w:pPr>
      <w:spacing w:before="16"/>
    </w:pPr>
    <w:rPr>
      <w:rFonts w:ascii="Arial" w:hAnsi="Arial"/>
      <w:color w:val="007EC2"/>
      <w:sz w:val="14"/>
      <w:szCs w:val="24"/>
    </w:rPr>
  </w:style>
  <w:style w:type="paragraph" w:styleId="BalloonText">
    <w:name w:val="Balloon Text"/>
    <w:basedOn w:val="Normal"/>
    <w:link w:val="BalloonTextChar"/>
    <w:uiPriority w:val="99"/>
    <w:semiHidden/>
    <w:unhideWhenUsed/>
    <w:rsid w:val="00406194"/>
    <w:rPr>
      <w:rFonts w:ascii="Tahoma" w:hAnsi="Tahoma"/>
      <w:sz w:val="16"/>
      <w:szCs w:val="16"/>
      <w:lang w:val="x-none" w:eastAsia="x-none"/>
    </w:rPr>
  </w:style>
  <w:style w:type="character" w:customStyle="1" w:styleId="BalloonTextChar">
    <w:name w:val="Balloon Text Char"/>
    <w:link w:val="BalloonText"/>
    <w:uiPriority w:val="99"/>
    <w:semiHidden/>
    <w:rsid w:val="00406194"/>
    <w:rPr>
      <w:rFonts w:ascii="Tahoma" w:eastAsia="Times New Roman" w:hAnsi="Tahoma" w:cs="Tahoma"/>
      <w:sz w:val="16"/>
      <w:szCs w:val="16"/>
    </w:rPr>
  </w:style>
  <w:style w:type="paragraph" w:styleId="Header">
    <w:name w:val="header"/>
    <w:basedOn w:val="Normal"/>
    <w:link w:val="HeaderChar"/>
    <w:rsid w:val="00406194"/>
    <w:pPr>
      <w:tabs>
        <w:tab w:val="center" w:pos="4320"/>
        <w:tab w:val="right" w:pos="8640"/>
      </w:tabs>
    </w:pPr>
    <w:rPr>
      <w:lang w:val="x-none" w:eastAsia="x-none"/>
    </w:rPr>
  </w:style>
  <w:style w:type="character" w:customStyle="1" w:styleId="HeaderChar">
    <w:name w:val="Header Char"/>
    <w:link w:val="Header"/>
    <w:rsid w:val="00406194"/>
    <w:rPr>
      <w:rFonts w:ascii="Times New Roman" w:eastAsia="Times New Roman" w:hAnsi="Times New Roman" w:cs="Times New Roman"/>
      <w:sz w:val="20"/>
      <w:szCs w:val="20"/>
    </w:rPr>
  </w:style>
  <w:style w:type="paragraph" w:styleId="ListParagraph">
    <w:name w:val="List Paragraph"/>
    <w:basedOn w:val="Normal"/>
    <w:uiPriority w:val="34"/>
    <w:qFormat/>
    <w:rsid w:val="00AE62C8"/>
    <w:pPr>
      <w:ind w:left="720"/>
    </w:pPr>
  </w:style>
  <w:style w:type="character" w:styleId="CommentReference">
    <w:name w:val="annotation reference"/>
    <w:basedOn w:val="DefaultParagraphFont"/>
    <w:uiPriority w:val="99"/>
    <w:semiHidden/>
    <w:unhideWhenUsed/>
    <w:rsid w:val="006811F4"/>
    <w:rPr>
      <w:sz w:val="16"/>
      <w:szCs w:val="16"/>
    </w:rPr>
  </w:style>
  <w:style w:type="paragraph" w:styleId="CommentText">
    <w:name w:val="annotation text"/>
    <w:basedOn w:val="Normal"/>
    <w:link w:val="CommentTextChar"/>
    <w:uiPriority w:val="99"/>
    <w:semiHidden/>
    <w:unhideWhenUsed/>
    <w:rsid w:val="006811F4"/>
  </w:style>
  <w:style w:type="character" w:customStyle="1" w:styleId="CommentTextChar">
    <w:name w:val="Comment Text Char"/>
    <w:basedOn w:val="DefaultParagraphFont"/>
    <w:link w:val="CommentText"/>
    <w:uiPriority w:val="99"/>
    <w:semiHidden/>
    <w:rsid w:val="006811F4"/>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6811F4"/>
    <w:rPr>
      <w:b/>
      <w:bCs/>
    </w:rPr>
  </w:style>
  <w:style w:type="character" w:customStyle="1" w:styleId="CommentSubjectChar">
    <w:name w:val="Comment Subject Char"/>
    <w:basedOn w:val="CommentTextChar"/>
    <w:link w:val="CommentSubject"/>
    <w:uiPriority w:val="99"/>
    <w:semiHidden/>
    <w:rsid w:val="006811F4"/>
    <w:rPr>
      <w:rFonts w:ascii="Times New Roman" w:eastAsia="Times New Roman" w:hAnsi="Times New Roman"/>
      <w:b/>
      <w:bCs/>
    </w:rPr>
  </w:style>
  <w:style w:type="character" w:customStyle="1" w:styleId="normaltextrun">
    <w:name w:val="normaltextrun"/>
    <w:rsid w:val="007056FE"/>
  </w:style>
  <w:style w:type="character" w:customStyle="1" w:styleId="eop">
    <w:name w:val="eop"/>
    <w:rsid w:val="007056FE"/>
  </w:style>
  <w:style w:type="paragraph" w:styleId="Revision">
    <w:name w:val="Revision"/>
    <w:hidden/>
    <w:uiPriority w:val="99"/>
    <w:semiHidden/>
    <w:rsid w:val="004F59C7"/>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microsoft.com/office/2011/relationships/people" Target="people.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3d9232-6bc8-4a94-b998-878f6d4c21ef" xsi:nil="true"/>
    <lcf76f155ced4ddcb4097134ff3c332f xmlns="46f84d77-914d-4520-9a68-cacc42fff67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3C7A4F3C9CBAA41ACA61773573A77C6" ma:contentTypeVersion="14" ma:contentTypeDescription="Create a new document." ma:contentTypeScope="" ma:versionID="9450bd73786ee72bfb6bdc1d40e9a6a1">
  <xsd:schema xmlns:xsd="http://www.w3.org/2001/XMLSchema" xmlns:xs="http://www.w3.org/2001/XMLSchema" xmlns:p="http://schemas.microsoft.com/office/2006/metadata/properties" xmlns:ns2="46f84d77-914d-4520-9a68-cacc42fff676" xmlns:ns3="9e3d9232-6bc8-4a94-b998-878f6d4c21ef" targetNamespace="http://schemas.microsoft.com/office/2006/metadata/properties" ma:root="true" ma:fieldsID="0586b3094fa3a1ae27c669c7f52bf25a" ns2:_="" ns3:_="">
    <xsd:import namespace="46f84d77-914d-4520-9a68-cacc42fff676"/>
    <xsd:import namespace="9e3d9232-6bc8-4a94-b998-878f6d4c21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f84d77-914d-4520-9a68-cacc42fff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d3d5d5d-fde7-4fdb-a831-fd453e1daa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3d9232-6bc8-4a94-b998-878f6d4c21e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d3828a-0417-437f-901d-5ab44bc4f02e}" ma:internalName="TaxCatchAll" ma:showField="CatchAllData" ma:web="9e3d9232-6bc8-4a94-b998-878f6d4c21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C35416-6AB3-499B-A62B-035934C2DE65}">
  <ds:schemaRefs>
    <ds:schemaRef ds:uri="http://schemas.microsoft.com/office/2006/metadata/properties"/>
    <ds:schemaRef ds:uri="http://schemas.microsoft.com/office/infopath/2007/PartnerControls"/>
    <ds:schemaRef ds:uri="9e3d9232-6bc8-4a94-b998-878f6d4c21ef"/>
    <ds:schemaRef ds:uri="46f84d77-914d-4520-9a68-cacc42fff676"/>
  </ds:schemaRefs>
</ds:datastoreItem>
</file>

<file path=customXml/itemProps2.xml><?xml version="1.0" encoding="utf-8"?>
<ds:datastoreItem xmlns:ds="http://schemas.openxmlformats.org/officeDocument/2006/customXml" ds:itemID="{042872F7-AF61-4D8D-B66F-C29EACB357CF}"/>
</file>

<file path=customXml/itemProps3.xml><?xml version="1.0" encoding="utf-8"?>
<ds:datastoreItem xmlns:ds="http://schemas.openxmlformats.org/officeDocument/2006/customXml" ds:itemID="{F975B1E8-5D46-4C55-A081-9146476D8D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2287</Words>
  <Characters>12946</Characters>
  <Application>Microsoft Office Word</Application>
  <DocSecurity>0</DocSecurity>
  <Lines>231</Lines>
  <Paragraphs>107</Paragraphs>
  <ScaleCrop>false</ScaleCrop>
  <Company>Wal-Mart Stores, Inc.</Company>
  <LinksUpToDate>false</LinksUpToDate>
  <CharactersWithSpaces>15126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Diane Puckett</dc:creator>
  <cp:lastModifiedBy>Brett Moncrief</cp:lastModifiedBy>
  <cp:revision>5</cp:revision>
  <cp:lastPrinted>2015-07-10T14:37:00Z</cp:lastPrinted>
  <dcterms:created xsi:type="dcterms:W3CDTF">2024-05-09T22:25:00Z</dcterms:created>
  <dcterms:modified xsi:type="dcterms:W3CDTF">2025-12-08T16:09:00Z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0x01010033C7A4F3C9CBAA41ACA61773573A77C6</vt:lpwstr>
  </property>
  <property fmtid="{D5CDD505-2E9C-101B-9397-08002B2CF9AE}" pid="4" name="MSIP_Label_b24820e8-223f-4ed2-bd95-81c83f641284_Enabled">
    <vt:lpwstr>true</vt:lpwstr>
  </property>
  <property fmtid="{D5CDD505-2E9C-101B-9397-08002B2CF9AE}" pid="5" name="MSIP_Label_b24820e8-223f-4ed2-bd95-81c83f641284_SetDate">
    <vt:lpwstr>2023-05-19T19:19:55Z</vt:lpwstr>
  </property>
  <property fmtid="{D5CDD505-2E9C-101B-9397-08002B2CF9AE}" pid="6" name="MSIP_Label_b24820e8-223f-4ed2-bd95-81c83f641284_Method">
    <vt:lpwstr>Standard</vt:lpwstr>
  </property>
  <property fmtid="{D5CDD505-2E9C-101B-9397-08002B2CF9AE}" pid="7" name="MSIP_Label_b24820e8-223f-4ed2-bd95-81c83f641284_Name">
    <vt:lpwstr>b24820e8-223f-4ed2-bd95-81c83f641284</vt:lpwstr>
  </property>
  <property fmtid="{D5CDD505-2E9C-101B-9397-08002B2CF9AE}" pid="8" name="MSIP_Label_b24820e8-223f-4ed2-bd95-81c83f641284_SiteId">
    <vt:lpwstr>3cbcc3d3-094d-4006-9849-0d11d61f484d</vt:lpwstr>
  </property>
  <property fmtid="{D5CDD505-2E9C-101B-9397-08002B2CF9AE}" pid="9" name="MSIP_Label_b24820e8-223f-4ed2-bd95-81c83f641284_ActionId">
    <vt:lpwstr>47f8313e-e131-4c42-a2b5-ffd6da5b8934</vt:lpwstr>
  </property>
  <property fmtid="{D5CDD505-2E9C-101B-9397-08002B2CF9AE}" pid="10" name="MSIP_Label_b24820e8-223f-4ed2-bd95-81c83f641284_ContentBits">
    <vt:lpwstr>0</vt:lpwstr>
  </property>
  <property fmtid="{D5CDD505-2E9C-101B-9397-08002B2CF9AE}" pid="11" name="Order">
    <vt:r8>454300</vt:r8>
  </property>
  <property fmtid="{D5CDD505-2E9C-101B-9397-08002B2CF9AE}" pid="12" name="_ExtendedDescription">
    <vt:lpwstr/>
  </property>
  <property fmtid="{D5CDD505-2E9C-101B-9397-08002B2CF9AE}" pid="13" name="docLang">
    <vt:lpwstr>en</vt:lpwstr>
  </property>
  <property fmtid="{D5CDD505-2E9C-101B-9397-08002B2CF9AE}" pid="14" name="MediaServiceImageTags">
    <vt:lpwstr/>
  </property>
</Properties>
</file>